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485135900"/>
        <w:docPartObj>
          <w:docPartGallery w:val="Cover Pages"/>
          <w:docPartUnique/>
        </w:docPartObj>
      </w:sdtPr>
      <w:sdtEndPr/>
      <w:sdtContent>
        <w:p w14:paraId="50650012" w14:textId="77777777" w:rsidR="00100CBD" w:rsidRDefault="00100CBD"/>
        <w:p w14:paraId="4DC08243" w14:textId="77777777" w:rsidR="00100CBD" w:rsidRDefault="00100CBD">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0E4411F2" wp14:editId="64711B19">
                    <wp:simplePos x="0" y="0"/>
                    <wp:positionH relativeFrom="margin">
                      <wp:posOffset>467995</wp:posOffset>
                    </wp:positionH>
                    <wp:positionV relativeFrom="margin">
                      <wp:align>center</wp:align>
                    </wp:positionV>
                    <wp:extent cx="5826125" cy="7489825"/>
                    <wp:effectExtent l="0" t="0" r="8255" b="0"/>
                    <wp:wrapSquare wrapText="bothSides"/>
                    <wp:docPr id="131" name="Text Box 131"/>
                    <wp:cNvGraphicFramePr/>
                    <a:graphic xmlns:a="http://schemas.openxmlformats.org/drawingml/2006/main">
                      <a:graphicData uri="http://schemas.microsoft.com/office/word/2010/wordprocessingShape">
                        <wps:wsp>
                          <wps:cNvSpPr txBox="1"/>
                          <wps:spPr>
                            <a:xfrm>
                              <a:off x="0" y="0"/>
                              <a:ext cx="5826125" cy="7489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AA4258" w14:textId="77777777" w:rsidR="00DD3BA8" w:rsidRDefault="00DD3BA8" w:rsidP="00100CBD">
                                <w:pPr>
                                  <w:pStyle w:val="NoSpacing"/>
                                  <w:spacing w:before="40" w:after="40"/>
                                  <w:ind w:right="60"/>
                                  <w:jc w:val="center"/>
                                  <w:rPr>
                                    <w:caps/>
                                    <w:color w:val="1F3864" w:themeColor="accent5" w:themeShade="80"/>
                                    <w:sz w:val="28"/>
                                    <w:szCs w:val="28"/>
                                  </w:rPr>
                                </w:pPr>
                                <w:r w:rsidRPr="00100CBD">
                                  <w:rPr>
                                    <w:b/>
                                    <w:noProof/>
                                    <w:sz w:val="44"/>
                                    <w:szCs w:val="44"/>
                                  </w:rPr>
                                  <w:t xml:space="preserve">Benefits Claims Decision Support System (BCDSS) </w:t>
                                </w:r>
                                <w:r>
                                  <w:rPr>
                                    <w:b/>
                                    <w:noProof/>
                                    <w:sz w:val="44"/>
                                    <w:szCs w:val="44"/>
                                  </w:rPr>
                                  <w:t>General Hearing Loss Model</w:t>
                                </w:r>
                                <w:r w:rsidRPr="00100CBD">
                                  <w:rPr>
                                    <w:noProof/>
                                    <w:sz w:val="72"/>
                                    <w:szCs w:val="72"/>
                                  </w:rPr>
                                  <w:t xml:space="preserve"> </w:t>
                                </w:r>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Pr>
                                        <w:caps/>
                                        <w:color w:val="1F3864" w:themeColor="accent5" w:themeShade="80"/>
                                        <w:sz w:val="28"/>
                                        <w:szCs w:val="28"/>
                                      </w:rPr>
                                      <w:t xml:space="preserve">     </w:t>
                                    </w:r>
                                  </w:sdtContent>
                                </w:sdt>
                              </w:p>
                              <w:p w14:paraId="5EBFF2CC" w14:textId="77777777" w:rsidR="00DD3BA8" w:rsidRDefault="00DD3BA8">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4411F2" id="_x0000_t202" coordsize="21600,21600" o:spt="202" path="m,l,21600r21600,l21600,xe">
                    <v:stroke joinstyle="miter"/>
                    <v:path gradientshapeok="t" o:connecttype="rect"/>
                  </v:shapetype>
                  <v:shape id="Text Box 131" o:spid="_x0000_s1026" type="#_x0000_t202" style="position:absolute;margin-left:36.85pt;margin-top:0;width:458.75pt;height:589.75pt;z-index:251660288;visibility:visible;mso-wrap-style:square;mso-width-percent:790;mso-height-percent:350;mso-wrap-distance-left:14.4pt;mso-wrap-distance-top:0;mso-wrap-distance-right:14.4pt;mso-wrap-distance-bottom:0;mso-position-horizontal:absolute;mso-position-horizontal-relative:margin;mso-position-vertical:center;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" filled="f" stroked="f" strokeweight=".5pt">
                    <v:textbox style="mso-fit-shape-to-text:t" inset="0,0,0,0">
                      <w:txbxContent>
                        <w:p w14:paraId="40AA4258" w14:textId="77777777" w:rsidR="00DD3BA8" w:rsidRDefault="00DD3BA8" w:rsidP="00100CBD">
                          <w:pPr>
                            <w:pStyle w:val="NoSpacing"/>
                            <w:spacing w:before="40" w:after="40"/>
                            <w:ind w:right="60"/>
                            <w:jc w:val="center"/>
                            <w:rPr>
                              <w:caps/>
                              <w:color w:val="1F3864" w:themeColor="accent5" w:themeShade="80"/>
                              <w:sz w:val="28"/>
                              <w:szCs w:val="28"/>
                            </w:rPr>
                          </w:pPr>
                          <w:r w:rsidRPr="00100CBD">
                            <w:rPr>
                              <w:b/>
                              <w:noProof/>
                              <w:sz w:val="44"/>
                              <w:szCs w:val="44"/>
                            </w:rPr>
                            <w:t xml:space="preserve">Benefits Claims Decision Support System (BCDSS) </w:t>
                          </w:r>
                          <w:r>
                            <w:rPr>
                              <w:b/>
                              <w:noProof/>
                              <w:sz w:val="44"/>
                              <w:szCs w:val="44"/>
                            </w:rPr>
                            <w:t>General Hearing Loss Model</w:t>
                          </w:r>
                          <w:r w:rsidRPr="00100CBD">
                            <w:rPr>
                              <w:noProof/>
                              <w:sz w:val="72"/>
                              <w:szCs w:val="72"/>
                            </w:rPr>
                            <w:t xml:space="preserve"> </w:t>
                          </w:r>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r>
                                <w:rPr>
                                  <w:caps/>
                                  <w:color w:val="1F3864" w:themeColor="accent5" w:themeShade="80"/>
                                  <w:sz w:val="28"/>
                                  <w:szCs w:val="28"/>
                                </w:rPr>
                                <w:t xml:space="preserve">     </w:t>
                              </w:r>
                            </w:sdtContent>
                          </w:sdt>
                        </w:p>
                        <w:p w14:paraId="5EBFF2CC" w14:textId="77777777" w:rsidR="00DD3BA8" w:rsidRDefault="00DD3BA8">
                          <w:pPr>
                            <w:pStyle w:val="NoSpacing"/>
                            <w:spacing w:before="80" w:after="40"/>
                            <w:rPr>
                              <w:caps/>
                              <w:color w:val="4472C4" w:themeColor="accent5"/>
                              <w:sz w:val="24"/>
                              <w:szCs w:val="24"/>
                            </w:rPr>
                          </w:pPr>
                        </w:p>
                      </w:txbxContent>
                    </v:textbox>
                    <w10:wrap type="square" anchorx="margin" anchory="margin"/>
                  </v:shape>
                </w:pict>
              </mc:Fallback>
            </mc:AlternateContent>
          </w:r>
          <w:r>
            <w:br w:type="page"/>
          </w:r>
        </w:p>
      </w:sdtContent>
    </w:sdt>
    <w:sdt>
      <w:sdtPr>
        <w:rPr>
          <w:rFonts w:asciiTheme="minorHAnsi" w:eastAsiaTheme="minorHAnsi" w:hAnsiTheme="minorHAnsi" w:cstheme="minorBidi"/>
          <w:color w:val="auto"/>
          <w:sz w:val="22"/>
          <w:szCs w:val="22"/>
        </w:rPr>
        <w:id w:val="1752237542"/>
        <w:docPartObj>
          <w:docPartGallery w:val="Table of Contents"/>
          <w:docPartUnique/>
        </w:docPartObj>
      </w:sdtPr>
      <w:sdtEndPr>
        <w:rPr>
          <w:rFonts w:ascii="Times New Roman" w:hAnsi="Times New Roman"/>
          <w:b/>
          <w:bCs/>
          <w:noProof/>
          <w:sz w:val="24"/>
        </w:rPr>
      </w:sdtEndPr>
      <w:sdtContent>
        <w:p w14:paraId="6D52285E" w14:textId="77777777" w:rsidR="00A56D63" w:rsidRDefault="00A56D63">
          <w:pPr>
            <w:pStyle w:val="TOCHeading"/>
          </w:pPr>
          <w:r>
            <w:t>Contents</w:t>
          </w:r>
        </w:p>
        <w:p w14:paraId="03E38ACC" w14:textId="77777777" w:rsidR="00714A4B" w:rsidRDefault="00A56D63">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68094180" w:history="1">
            <w:r w:rsidR="00714A4B" w:rsidRPr="002128BD">
              <w:rPr>
                <w:rStyle w:val="Hyperlink"/>
                <w:noProof/>
              </w:rPr>
              <w:t>Section 0: Overview</w:t>
            </w:r>
            <w:r w:rsidR="00714A4B">
              <w:rPr>
                <w:noProof/>
                <w:webHidden/>
              </w:rPr>
              <w:tab/>
            </w:r>
            <w:r w:rsidR="00714A4B">
              <w:rPr>
                <w:noProof/>
                <w:webHidden/>
              </w:rPr>
              <w:fldChar w:fldCharType="begin"/>
            </w:r>
            <w:r w:rsidR="00714A4B">
              <w:rPr>
                <w:noProof/>
                <w:webHidden/>
              </w:rPr>
              <w:instrText xml:space="preserve"> PAGEREF _Toc468094180 \h </w:instrText>
            </w:r>
            <w:r w:rsidR="00714A4B">
              <w:rPr>
                <w:noProof/>
                <w:webHidden/>
              </w:rPr>
            </w:r>
            <w:r w:rsidR="00714A4B">
              <w:rPr>
                <w:noProof/>
                <w:webHidden/>
              </w:rPr>
              <w:fldChar w:fldCharType="separate"/>
            </w:r>
            <w:r w:rsidR="00714A4B">
              <w:rPr>
                <w:noProof/>
                <w:webHidden/>
              </w:rPr>
              <w:t>2</w:t>
            </w:r>
            <w:r w:rsidR="00714A4B">
              <w:rPr>
                <w:noProof/>
                <w:webHidden/>
              </w:rPr>
              <w:fldChar w:fldCharType="end"/>
            </w:r>
          </w:hyperlink>
        </w:p>
        <w:p w14:paraId="4B507645" w14:textId="77777777" w:rsidR="00714A4B" w:rsidRDefault="00B61D00">
          <w:pPr>
            <w:pStyle w:val="TOC2"/>
            <w:tabs>
              <w:tab w:val="right" w:leader="dot" w:pos="10340"/>
            </w:tabs>
            <w:rPr>
              <w:rFonts w:eastAsiaTheme="minorEastAsia"/>
              <w:noProof/>
            </w:rPr>
          </w:pPr>
          <w:hyperlink w:anchor="_Toc468094181" w:history="1">
            <w:r w:rsidR="00714A4B" w:rsidRPr="002128BD">
              <w:rPr>
                <w:rStyle w:val="Hyperlink"/>
                <w:noProof/>
              </w:rPr>
              <w:t>Introduction</w:t>
            </w:r>
            <w:r w:rsidR="00714A4B">
              <w:rPr>
                <w:noProof/>
                <w:webHidden/>
              </w:rPr>
              <w:tab/>
            </w:r>
            <w:r w:rsidR="00714A4B">
              <w:rPr>
                <w:noProof/>
                <w:webHidden/>
              </w:rPr>
              <w:fldChar w:fldCharType="begin"/>
            </w:r>
            <w:r w:rsidR="00714A4B">
              <w:rPr>
                <w:noProof/>
                <w:webHidden/>
              </w:rPr>
              <w:instrText xml:space="preserve"> PAGEREF _Toc468094181 \h </w:instrText>
            </w:r>
            <w:r w:rsidR="00714A4B">
              <w:rPr>
                <w:noProof/>
                <w:webHidden/>
              </w:rPr>
            </w:r>
            <w:r w:rsidR="00714A4B">
              <w:rPr>
                <w:noProof/>
                <w:webHidden/>
              </w:rPr>
              <w:fldChar w:fldCharType="separate"/>
            </w:r>
            <w:r w:rsidR="00714A4B">
              <w:rPr>
                <w:noProof/>
                <w:webHidden/>
              </w:rPr>
              <w:t>2</w:t>
            </w:r>
            <w:r w:rsidR="00714A4B">
              <w:rPr>
                <w:noProof/>
                <w:webHidden/>
              </w:rPr>
              <w:fldChar w:fldCharType="end"/>
            </w:r>
          </w:hyperlink>
        </w:p>
        <w:p w14:paraId="68D61DD0" w14:textId="77777777" w:rsidR="00714A4B" w:rsidRDefault="00B61D00">
          <w:pPr>
            <w:pStyle w:val="TOC2"/>
            <w:tabs>
              <w:tab w:val="right" w:leader="dot" w:pos="10340"/>
            </w:tabs>
            <w:rPr>
              <w:rFonts w:eastAsiaTheme="minorEastAsia"/>
              <w:noProof/>
            </w:rPr>
          </w:pPr>
          <w:hyperlink w:anchor="_Toc468094182" w:history="1">
            <w:r w:rsidR="00714A4B" w:rsidRPr="002128BD">
              <w:rPr>
                <w:rStyle w:val="Hyperlink"/>
                <w:noProof/>
              </w:rPr>
              <w:t>Purpose</w:t>
            </w:r>
            <w:r w:rsidR="00714A4B">
              <w:rPr>
                <w:noProof/>
                <w:webHidden/>
              </w:rPr>
              <w:tab/>
            </w:r>
            <w:r w:rsidR="00714A4B">
              <w:rPr>
                <w:noProof/>
                <w:webHidden/>
              </w:rPr>
              <w:fldChar w:fldCharType="begin"/>
            </w:r>
            <w:r w:rsidR="00714A4B">
              <w:rPr>
                <w:noProof/>
                <w:webHidden/>
              </w:rPr>
              <w:instrText xml:space="preserve"> PAGEREF _Toc468094182 \h </w:instrText>
            </w:r>
            <w:r w:rsidR="00714A4B">
              <w:rPr>
                <w:noProof/>
                <w:webHidden/>
              </w:rPr>
            </w:r>
            <w:r w:rsidR="00714A4B">
              <w:rPr>
                <w:noProof/>
                <w:webHidden/>
              </w:rPr>
              <w:fldChar w:fldCharType="separate"/>
            </w:r>
            <w:r w:rsidR="00714A4B">
              <w:rPr>
                <w:noProof/>
                <w:webHidden/>
              </w:rPr>
              <w:t>2</w:t>
            </w:r>
            <w:r w:rsidR="00714A4B">
              <w:rPr>
                <w:noProof/>
                <w:webHidden/>
              </w:rPr>
              <w:fldChar w:fldCharType="end"/>
            </w:r>
          </w:hyperlink>
        </w:p>
        <w:p w14:paraId="7942B237" w14:textId="77777777" w:rsidR="00714A4B" w:rsidRDefault="00B61D00">
          <w:pPr>
            <w:pStyle w:val="TOC1"/>
            <w:tabs>
              <w:tab w:val="right" w:leader="dot" w:pos="10340"/>
            </w:tabs>
            <w:rPr>
              <w:rFonts w:eastAsiaTheme="minorEastAsia"/>
              <w:noProof/>
            </w:rPr>
          </w:pPr>
          <w:hyperlink w:anchor="_Toc468094183" w:history="1">
            <w:r w:rsidR="00714A4B" w:rsidRPr="002128BD">
              <w:rPr>
                <w:rStyle w:val="Hyperlink"/>
                <w:noProof/>
              </w:rPr>
              <w:t>Section 1: Background</w:t>
            </w:r>
            <w:r w:rsidR="00714A4B">
              <w:rPr>
                <w:noProof/>
                <w:webHidden/>
              </w:rPr>
              <w:tab/>
            </w:r>
            <w:r w:rsidR="00714A4B">
              <w:rPr>
                <w:noProof/>
                <w:webHidden/>
              </w:rPr>
              <w:fldChar w:fldCharType="begin"/>
            </w:r>
            <w:r w:rsidR="00714A4B">
              <w:rPr>
                <w:noProof/>
                <w:webHidden/>
              </w:rPr>
              <w:instrText xml:space="preserve"> PAGEREF _Toc468094183 \h </w:instrText>
            </w:r>
            <w:r w:rsidR="00714A4B">
              <w:rPr>
                <w:noProof/>
                <w:webHidden/>
              </w:rPr>
            </w:r>
            <w:r w:rsidR="00714A4B">
              <w:rPr>
                <w:noProof/>
                <w:webHidden/>
              </w:rPr>
              <w:fldChar w:fldCharType="separate"/>
            </w:r>
            <w:r w:rsidR="00714A4B">
              <w:rPr>
                <w:noProof/>
                <w:webHidden/>
              </w:rPr>
              <w:t>3</w:t>
            </w:r>
            <w:r w:rsidR="00714A4B">
              <w:rPr>
                <w:noProof/>
                <w:webHidden/>
              </w:rPr>
              <w:fldChar w:fldCharType="end"/>
            </w:r>
          </w:hyperlink>
        </w:p>
        <w:p w14:paraId="0EBBD946" w14:textId="77777777" w:rsidR="00714A4B" w:rsidRDefault="00B61D00">
          <w:pPr>
            <w:pStyle w:val="TOC2"/>
            <w:tabs>
              <w:tab w:val="right" w:leader="dot" w:pos="10340"/>
            </w:tabs>
            <w:rPr>
              <w:rFonts w:eastAsiaTheme="minorEastAsia"/>
              <w:noProof/>
            </w:rPr>
          </w:pPr>
          <w:hyperlink w:anchor="_Toc468094184" w:history="1">
            <w:r w:rsidR="00714A4B" w:rsidRPr="002128BD">
              <w:rPr>
                <w:rStyle w:val="Hyperlink"/>
                <w:noProof/>
              </w:rPr>
              <w:t>Statistical Adjudication of Disability Compensation Claims</w:t>
            </w:r>
            <w:r w:rsidR="00714A4B">
              <w:rPr>
                <w:noProof/>
                <w:webHidden/>
              </w:rPr>
              <w:tab/>
            </w:r>
            <w:r w:rsidR="00714A4B">
              <w:rPr>
                <w:noProof/>
                <w:webHidden/>
              </w:rPr>
              <w:fldChar w:fldCharType="begin"/>
            </w:r>
            <w:r w:rsidR="00714A4B">
              <w:rPr>
                <w:noProof/>
                <w:webHidden/>
              </w:rPr>
              <w:instrText xml:space="preserve"> PAGEREF _Toc468094184 \h </w:instrText>
            </w:r>
            <w:r w:rsidR="00714A4B">
              <w:rPr>
                <w:noProof/>
                <w:webHidden/>
              </w:rPr>
            </w:r>
            <w:r w:rsidR="00714A4B">
              <w:rPr>
                <w:noProof/>
                <w:webHidden/>
              </w:rPr>
              <w:fldChar w:fldCharType="separate"/>
            </w:r>
            <w:r w:rsidR="00714A4B">
              <w:rPr>
                <w:noProof/>
                <w:webHidden/>
              </w:rPr>
              <w:t>3</w:t>
            </w:r>
            <w:r w:rsidR="00714A4B">
              <w:rPr>
                <w:noProof/>
                <w:webHidden/>
              </w:rPr>
              <w:fldChar w:fldCharType="end"/>
            </w:r>
          </w:hyperlink>
        </w:p>
        <w:p w14:paraId="578B1E7B" w14:textId="77777777" w:rsidR="00714A4B" w:rsidRDefault="00B61D00">
          <w:pPr>
            <w:pStyle w:val="TOC2"/>
            <w:tabs>
              <w:tab w:val="right" w:leader="dot" w:pos="10340"/>
            </w:tabs>
            <w:rPr>
              <w:rFonts w:eastAsiaTheme="minorEastAsia"/>
              <w:noProof/>
            </w:rPr>
          </w:pPr>
          <w:hyperlink w:anchor="_Toc468094185" w:history="1">
            <w:r w:rsidR="00714A4B" w:rsidRPr="002128BD">
              <w:rPr>
                <w:rStyle w:val="Hyperlink"/>
                <w:noProof/>
              </w:rPr>
              <w:t>Observations and Limitations of Using Statistical Models to Adjudicate Claims for Disability Compensation Benefits</w:t>
            </w:r>
            <w:r w:rsidR="00714A4B">
              <w:rPr>
                <w:noProof/>
                <w:webHidden/>
              </w:rPr>
              <w:tab/>
            </w:r>
            <w:r w:rsidR="00714A4B">
              <w:rPr>
                <w:noProof/>
                <w:webHidden/>
              </w:rPr>
              <w:fldChar w:fldCharType="begin"/>
            </w:r>
            <w:r w:rsidR="00714A4B">
              <w:rPr>
                <w:noProof/>
                <w:webHidden/>
              </w:rPr>
              <w:instrText xml:space="preserve"> PAGEREF _Toc468094185 \h </w:instrText>
            </w:r>
            <w:r w:rsidR="00714A4B">
              <w:rPr>
                <w:noProof/>
                <w:webHidden/>
              </w:rPr>
            </w:r>
            <w:r w:rsidR="00714A4B">
              <w:rPr>
                <w:noProof/>
                <w:webHidden/>
              </w:rPr>
              <w:fldChar w:fldCharType="separate"/>
            </w:r>
            <w:r w:rsidR="00714A4B">
              <w:rPr>
                <w:noProof/>
                <w:webHidden/>
              </w:rPr>
              <w:t>3</w:t>
            </w:r>
            <w:r w:rsidR="00714A4B">
              <w:rPr>
                <w:noProof/>
                <w:webHidden/>
              </w:rPr>
              <w:fldChar w:fldCharType="end"/>
            </w:r>
          </w:hyperlink>
        </w:p>
        <w:p w14:paraId="0F1D3C8A" w14:textId="77777777" w:rsidR="00714A4B" w:rsidRDefault="00B61D00">
          <w:pPr>
            <w:pStyle w:val="TOC2"/>
            <w:tabs>
              <w:tab w:val="right" w:leader="dot" w:pos="10340"/>
            </w:tabs>
            <w:rPr>
              <w:rFonts w:eastAsiaTheme="minorEastAsia"/>
              <w:noProof/>
            </w:rPr>
          </w:pPr>
          <w:hyperlink w:anchor="_Toc468094186" w:history="1">
            <w:r w:rsidR="00714A4B" w:rsidRPr="002128BD">
              <w:rPr>
                <w:rStyle w:val="Hyperlink"/>
                <w:noProof/>
              </w:rPr>
              <w:t>Summary of MITRE Corporation’s Methodology</w:t>
            </w:r>
            <w:r w:rsidR="00714A4B">
              <w:rPr>
                <w:noProof/>
                <w:webHidden/>
              </w:rPr>
              <w:tab/>
            </w:r>
            <w:r w:rsidR="00714A4B">
              <w:rPr>
                <w:noProof/>
                <w:webHidden/>
              </w:rPr>
              <w:fldChar w:fldCharType="begin"/>
            </w:r>
            <w:r w:rsidR="00714A4B">
              <w:rPr>
                <w:noProof/>
                <w:webHidden/>
              </w:rPr>
              <w:instrText xml:space="preserve"> PAGEREF _Toc468094186 \h </w:instrText>
            </w:r>
            <w:r w:rsidR="00714A4B">
              <w:rPr>
                <w:noProof/>
                <w:webHidden/>
              </w:rPr>
            </w:r>
            <w:r w:rsidR="00714A4B">
              <w:rPr>
                <w:noProof/>
                <w:webHidden/>
              </w:rPr>
              <w:fldChar w:fldCharType="separate"/>
            </w:r>
            <w:r w:rsidR="00714A4B">
              <w:rPr>
                <w:noProof/>
                <w:webHidden/>
              </w:rPr>
              <w:t>5</w:t>
            </w:r>
            <w:r w:rsidR="00714A4B">
              <w:rPr>
                <w:noProof/>
                <w:webHidden/>
              </w:rPr>
              <w:fldChar w:fldCharType="end"/>
            </w:r>
          </w:hyperlink>
        </w:p>
        <w:p w14:paraId="6FA8242A" w14:textId="77777777" w:rsidR="00714A4B" w:rsidRDefault="00B61D00">
          <w:pPr>
            <w:pStyle w:val="TOC1"/>
            <w:tabs>
              <w:tab w:val="right" w:leader="dot" w:pos="10340"/>
            </w:tabs>
            <w:rPr>
              <w:rFonts w:eastAsiaTheme="minorEastAsia"/>
              <w:noProof/>
            </w:rPr>
          </w:pPr>
          <w:hyperlink w:anchor="_Toc468094187" w:history="1">
            <w:r w:rsidR="00714A4B" w:rsidRPr="002128BD">
              <w:rPr>
                <w:rStyle w:val="Hyperlink"/>
                <w:noProof/>
              </w:rPr>
              <w:t>Section 2: Conceptual Design and Model Development Approach</w:t>
            </w:r>
            <w:r w:rsidR="00714A4B">
              <w:rPr>
                <w:noProof/>
                <w:webHidden/>
              </w:rPr>
              <w:tab/>
            </w:r>
            <w:r w:rsidR="00714A4B">
              <w:rPr>
                <w:noProof/>
                <w:webHidden/>
              </w:rPr>
              <w:fldChar w:fldCharType="begin"/>
            </w:r>
            <w:r w:rsidR="00714A4B">
              <w:rPr>
                <w:noProof/>
                <w:webHidden/>
              </w:rPr>
              <w:instrText xml:space="preserve"> PAGEREF _Toc468094187 \h </w:instrText>
            </w:r>
            <w:r w:rsidR="00714A4B">
              <w:rPr>
                <w:noProof/>
                <w:webHidden/>
              </w:rPr>
            </w:r>
            <w:r w:rsidR="00714A4B">
              <w:rPr>
                <w:noProof/>
                <w:webHidden/>
              </w:rPr>
              <w:fldChar w:fldCharType="separate"/>
            </w:r>
            <w:r w:rsidR="00714A4B">
              <w:rPr>
                <w:noProof/>
                <w:webHidden/>
              </w:rPr>
              <w:t>6</w:t>
            </w:r>
            <w:r w:rsidR="00714A4B">
              <w:rPr>
                <w:noProof/>
                <w:webHidden/>
              </w:rPr>
              <w:fldChar w:fldCharType="end"/>
            </w:r>
          </w:hyperlink>
        </w:p>
        <w:p w14:paraId="20805BA4" w14:textId="77777777" w:rsidR="00714A4B" w:rsidRDefault="00B61D00">
          <w:pPr>
            <w:pStyle w:val="TOC2"/>
            <w:tabs>
              <w:tab w:val="right" w:leader="dot" w:pos="10340"/>
            </w:tabs>
            <w:rPr>
              <w:rFonts w:eastAsiaTheme="minorEastAsia"/>
              <w:noProof/>
            </w:rPr>
          </w:pPr>
          <w:hyperlink w:anchor="_Toc468094188" w:history="1">
            <w:r w:rsidR="00714A4B" w:rsidRPr="002128BD">
              <w:rPr>
                <w:rStyle w:val="Hyperlink"/>
                <w:noProof/>
              </w:rPr>
              <w:t>BCDS Model - Conceptual Design</w:t>
            </w:r>
            <w:r w:rsidR="00714A4B">
              <w:rPr>
                <w:noProof/>
                <w:webHidden/>
              </w:rPr>
              <w:tab/>
            </w:r>
            <w:r w:rsidR="00714A4B">
              <w:rPr>
                <w:noProof/>
                <w:webHidden/>
              </w:rPr>
              <w:fldChar w:fldCharType="begin"/>
            </w:r>
            <w:r w:rsidR="00714A4B">
              <w:rPr>
                <w:noProof/>
                <w:webHidden/>
              </w:rPr>
              <w:instrText xml:space="preserve"> PAGEREF _Toc468094188 \h </w:instrText>
            </w:r>
            <w:r w:rsidR="00714A4B">
              <w:rPr>
                <w:noProof/>
                <w:webHidden/>
              </w:rPr>
            </w:r>
            <w:r w:rsidR="00714A4B">
              <w:rPr>
                <w:noProof/>
                <w:webHidden/>
              </w:rPr>
              <w:fldChar w:fldCharType="separate"/>
            </w:r>
            <w:r w:rsidR="00714A4B">
              <w:rPr>
                <w:noProof/>
                <w:webHidden/>
              </w:rPr>
              <w:t>6</w:t>
            </w:r>
            <w:r w:rsidR="00714A4B">
              <w:rPr>
                <w:noProof/>
                <w:webHidden/>
              </w:rPr>
              <w:fldChar w:fldCharType="end"/>
            </w:r>
          </w:hyperlink>
        </w:p>
        <w:p w14:paraId="77486A22" w14:textId="77777777" w:rsidR="00714A4B" w:rsidRDefault="00B61D00">
          <w:pPr>
            <w:pStyle w:val="TOC1"/>
            <w:tabs>
              <w:tab w:val="right" w:leader="dot" w:pos="10340"/>
            </w:tabs>
            <w:rPr>
              <w:rFonts w:eastAsiaTheme="minorEastAsia"/>
              <w:noProof/>
            </w:rPr>
          </w:pPr>
          <w:hyperlink w:anchor="_Toc468094189" w:history="1">
            <w:r w:rsidR="00714A4B" w:rsidRPr="002128BD">
              <w:rPr>
                <w:rStyle w:val="Hyperlink"/>
                <w:noProof/>
              </w:rPr>
              <w:t>Section 3: Findings from the BCDS Ear Model Performance Testing &amp; Analysis</w:t>
            </w:r>
            <w:r w:rsidR="00714A4B">
              <w:rPr>
                <w:noProof/>
                <w:webHidden/>
              </w:rPr>
              <w:tab/>
            </w:r>
            <w:r w:rsidR="00714A4B">
              <w:rPr>
                <w:noProof/>
                <w:webHidden/>
              </w:rPr>
              <w:fldChar w:fldCharType="begin"/>
            </w:r>
            <w:r w:rsidR="00714A4B">
              <w:rPr>
                <w:noProof/>
                <w:webHidden/>
              </w:rPr>
              <w:instrText xml:space="preserve"> PAGEREF _Toc468094189 \h </w:instrText>
            </w:r>
            <w:r w:rsidR="00714A4B">
              <w:rPr>
                <w:noProof/>
                <w:webHidden/>
              </w:rPr>
            </w:r>
            <w:r w:rsidR="00714A4B">
              <w:rPr>
                <w:noProof/>
                <w:webHidden/>
              </w:rPr>
              <w:fldChar w:fldCharType="separate"/>
            </w:r>
            <w:r w:rsidR="00714A4B">
              <w:rPr>
                <w:noProof/>
                <w:webHidden/>
              </w:rPr>
              <w:t>10</w:t>
            </w:r>
            <w:r w:rsidR="00714A4B">
              <w:rPr>
                <w:noProof/>
                <w:webHidden/>
              </w:rPr>
              <w:fldChar w:fldCharType="end"/>
            </w:r>
          </w:hyperlink>
        </w:p>
        <w:p w14:paraId="301C861A" w14:textId="77777777" w:rsidR="00714A4B" w:rsidRDefault="00B61D00">
          <w:pPr>
            <w:pStyle w:val="TOC1"/>
            <w:tabs>
              <w:tab w:val="right" w:leader="dot" w:pos="10340"/>
            </w:tabs>
            <w:rPr>
              <w:rFonts w:eastAsiaTheme="minorEastAsia"/>
              <w:noProof/>
            </w:rPr>
          </w:pPr>
          <w:hyperlink w:anchor="_Toc468094190" w:history="1">
            <w:r w:rsidR="00714A4B" w:rsidRPr="002128BD">
              <w:rPr>
                <w:rStyle w:val="Hyperlink"/>
                <w:noProof/>
              </w:rPr>
              <w:t>Section 4:  Technical Approach</w:t>
            </w:r>
            <w:r w:rsidR="00714A4B">
              <w:rPr>
                <w:noProof/>
                <w:webHidden/>
              </w:rPr>
              <w:tab/>
            </w:r>
            <w:r w:rsidR="00714A4B">
              <w:rPr>
                <w:noProof/>
                <w:webHidden/>
              </w:rPr>
              <w:fldChar w:fldCharType="begin"/>
            </w:r>
            <w:r w:rsidR="00714A4B">
              <w:rPr>
                <w:noProof/>
                <w:webHidden/>
              </w:rPr>
              <w:instrText xml:space="preserve"> PAGEREF _Toc468094190 \h </w:instrText>
            </w:r>
            <w:r w:rsidR="00714A4B">
              <w:rPr>
                <w:noProof/>
                <w:webHidden/>
              </w:rPr>
            </w:r>
            <w:r w:rsidR="00714A4B">
              <w:rPr>
                <w:noProof/>
                <w:webHidden/>
              </w:rPr>
              <w:fldChar w:fldCharType="separate"/>
            </w:r>
            <w:r w:rsidR="00714A4B">
              <w:rPr>
                <w:noProof/>
                <w:webHidden/>
              </w:rPr>
              <w:t>11</w:t>
            </w:r>
            <w:r w:rsidR="00714A4B">
              <w:rPr>
                <w:noProof/>
                <w:webHidden/>
              </w:rPr>
              <w:fldChar w:fldCharType="end"/>
            </w:r>
          </w:hyperlink>
        </w:p>
        <w:p w14:paraId="51514EB6" w14:textId="77777777" w:rsidR="00714A4B" w:rsidRDefault="00B61D00">
          <w:pPr>
            <w:pStyle w:val="TOC2"/>
            <w:tabs>
              <w:tab w:val="right" w:leader="dot" w:pos="10340"/>
            </w:tabs>
            <w:rPr>
              <w:rFonts w:eastAsiaTheme="minorEastAsia"/>
              <w:noProof/>
            </w:rPr>
          </w:pPr>
          <w:hyperlink w:anchor="_Toc468094191" w:history="1">
            <w:r w:rsidR="00714A4B" w:rsidRPr="002128BD">
              <w:rPr>
                <w:rStyle w:val="Hyperlink"/>
                <w:noProof/>
              </w:rPr>
              <w:t>BCDS Pattern-Matching Architecture</w:t>
            </w:r>
            <w:r w:rsidR="00714A4B">
              <w:rPr>
                <w:noProof/>
                <w:webHidden/>
              </w:rPr>
              <w:tab/>
            </w:r>
            <w:r w:rsidR="00714A4B">
              <w:rPr>
                <w:noProof/>
                <w:webHidden/>
              </w:rPr>
              <w:fldChar w:fldCharType="begin"/>
            </w:r>
            <w:r w:rsidR="00714A4B">
              <w:rPr>
                <w:noProof/>
                <w:webHidden/>
              </w:rPr>
              <w:instrText xml:space="preserve"> PAGEREF _Toc468094191 \h </w:instrText>
            </w:r>
            <w:r w:rsidR="00714A4B">
              <w:rPr>
                <w:noProof/>
                <w:webHidden/>
              </w:rPr>
            </w:r>
            <w:r w:rsidR="00714A4B">
              <w:rPr>
                <w:noProof/>
                <w:webHidden/>
              </w:rPr>
              <w:fldChar w:fldCharType="separate"/>
            </w:r>
            <w:r w:rsidR="00714A4B">
              <w:rPr>
                <w:noProof/>
                <w:webHidden/>
              </w:rPr>
              <w:t>13</w:t>
            </w:r>
            <w:r w:rsidR="00714A4B">
              <w:rPr>
                <w:noProof/>
                <w:webHidden/>
              </w:rPr>
              <w:fldChar w:fldCharType="end"/>
            </w:r>
          </w:hyperlink>
        </w:p>
        <w:p w14:paraId="37458FF5" w14:textId="77777777" w:rsidR="00714A4B" w:rsidRDefault="00B61D00">
          <w:pPr>
            <w:pStyle w:val="TOC1"/>
            <w:tabs>
              <w:tab w:val="right" w:leader="dot" w:pos="10340"/>
            </w:tabs>
            <w:rPr>
              <w:rFonts w:eastAsiaTheme="minorEastAsia"/>
              <w:noProof/>
            </w:rPr>
          </w:pPr>
          <w:hyperlink w:anchor="_Toc468094192" w:history="1">
            <w:r w:rsidR="00714A4B" w:rsidRPr="002128BD">
              <w:rPr>
                <w:rStyle w:val="Hyperlink"/>
                <w:noProof/>
              </w:rPr>
              <w:t>Section 4: Data Requirements</w:t>
            </w:r>
            <w:r w:rsidR="00714A4B">
              <w:rPr>
                <w:noProof/>
                <w:webHidden/>
              </w:rPr>
              <w:tab/>
            </w:r>
            <w:r w:rsidR="00714A4B">
              <w:rPr>
                <w:noProof/>
                <w:webHidden/>
              </w:rPr>
              <w:fldChar w:fldCharType="begin"/>
            </w:r>
            <w:r w:rsidR="00714A4B">
              <w:rPr>
                <w:noProof/>
                <w:webHidden/>
              </w:rPr>
              <w:instrText xml:space="preserve"> PAGEREF _Toc468094192 \h </w:instrText>
            </w:r>
            <w:r w:rsidR="00714A4B">
              <w:rPr>
                <w:noProof/>
                <w:webHidden/>
              </w:rPr>
            </w:r>
            <w:r w:rsidR="00714A4B">
              <w:rPr>
                <w:noProof/>
                <w:webHidden/>
              </w:rPr>
              <w:fldChar w:fldCharType="separate"/>
            </w:r>
            <w:r w:rsidR="00714A4B">
              <w:rPr>
                <w:noProof/>
                <w:webHidden/>
              </w:rPr>
              <w:t>16</w:t>
            </w:r>
            <w:r w:rsidR="00714A4B">
              <w:rPr>
                <w:noProof/>
                <w:webHidden/>
              </w:rPr>
              <w:fldChar w:fldCharType="end"/>
            </w:r>
          </w:hyperlink>
        </w:p>
        <w:p w14:paraId="02B07CCE" w14:textId="77777777" w:rsidR="00714A4B" w:rsidRDefault="00B61D00">
          <w:pPr>
            <w:pStyle w:val="TOC2"/>
            <w:tabs>
              <w:tab w:val="right" w:leader="dot" w:pos="10340"/>
            </w:tabs>
            <w:rPr>
              <w:rFonts w:eastAsiaTheme="minorEastAsia"/>
              <w:noProof/>
            </w:rPr>
          </w:pPr>
          <w:hyperlink w:anchor="_Toc468094193" w:history="1">
            <w:r w:rsidR="00714A4B" w:rsidRPr="002128BD">
              <w:rPr>
                <w:rStyle w:val="Hyperlink"/>
                <w:noProof/>
              </w:rPr>
              <w:t>Data Source and Structure Overview</w:t>
            </w:r>
            <w:r w:rsidR="00714A4B">
              <w:rPr>
                <w:noProof/>
                <w:webHidden/>
              </w:rPr>
              <w:tab/>
            </w:r>
            <w:r w:rsidR="00714A4B">
              <w:rPr>
                <w:noProof/>
                <w:webHidden/>
              </w:rPr>
              <w:fldChar w:fldCharType="begin"/>
            </w:r>
            <w:r w:rsidR="00714A4B">
              <w:rPr>
                <w:noProof/>
                <w:webHidden/>
              </w:rPr>
              <w:instrText xml:space="preserve"> PAGEREF _Toc468094193 \h </w:instrText>
            </w:r>
            <w:r w:rsidR="00714A4B">
              <w:rPr>
                <w:noProof/>
                <w:webHidden/>
              </w:rPr>
            </w:r>
            <w:r w:rsidR="00714A4B">
              <w:rPr>
                <w:noProof/>
                <w:webHidden/>
              </w:rPr>
              <w:fldChar w:fldCharType="separate"/>
            </w:r>
            <w:r w:rsidR="00714A4B">
              <w:rPr>
                <w:noProof/>
                <w:webHidden/>
              </w:rPr>
              <w:t>16</w:t>
            </w:r>
            <w:r w:rsidR="00714A4B">
              <w:rPr>
                <w:noProof/>
                <w:webHidden/>
              </w:rPr>
              <w:fldChar w:fldCharType="end"/>
            </w:r>
          </w:hyperlink>
        </w:p>
        <w:p w14:paraId="47B0934C" w14:textId="77777777" w:rsidR="00714A4B" w:rsidRDefault="00B61D00">
          <w:pPr>
            <w:pStyle w:val="TOC2"/>
            <w:tabs>
              <w:tab w:val="right" w:leader="dot" w:pos="10340"/>
            </w:tabs>
            <w:rPr>
              <w:rFonts w:eastAsiaTheme="minorEastAsia"/>
              <w:noProof/>
            </w:rPr>
          </w:pPr>
          <w:hyperlink w:anchor="_Toc468094194" w:history="1">
            <w:r w:rsidR="00714A4B" w:rsidRPr="002128BD">
              <w:rPr>
                <w:rStyle w:val="Hyperlink"/>
                <w:noProof/>
              </w:rPr>
              <w:t>BCDS General Hearing Loss Model Data Segmentation</w:t>
            </w:r>
            <w:r w:rsidR="00714A4B">
              <w:rPr>
                <w:noProof/>
                <w:webHidden/>
              </w:rPr>
              <w:tab/>
            </w:r>
            <w:r w:rsidR="00714A4B">
              <w:rPr>
                <w:noProof/>
                <w:webHidden/>
              </w:rPr>
              <w:fldChar w:fldCharType="begin"/>
            </w:r>
            <w:r w:rsidR="00714A4B">
              <w:rPr>
                <w:noProof/>
                <w:webHidden/>
              </w:rPr>
              <w:instrText xml:space="preserve"> PAGEREF _Toc468094194 \h </w:instrText>
            </w:r>
            <w:r w:rsidR="00714A4B">
              <w:rPr>
                <w:noProof/>
                <w:webHidden/>
              </w:rPr>
            </w:r>
            <w:r w:rsidR="00714A4B">
              <w:rPr>
                <w:noProof/>
                <w:webHidden/>
              </w:rPr>
              <w:fldChar w:fldCharType="separate"/>
            </w:r>
            <w:r w:rsidR="00714A4B">
              <w:rPr>
                <w:noProof/>
                <w:webHidden/>
              </w:rPr>
              <w:t>16</w:t>
            </w:r>
            <w:r w:rsidR="00714A4B">
              <w:rPr>
                <w:noProof/>
                <w:webHidden/>
              </w:rPr>
              <w:fldChar w:fldCharType="end"/>
            </w:r>
          </w:hyperlink>
        </w:p>
        <w:p w14:paraId="5C0FA7BF" w14:textId="77777777" w:rsidR="00714A4B" w:rsidRDefault="00B61D00">
          <w:pPr>
            <w:pStyle w:val="TOC1"/>
            <w:tabs>
              <w:tab w:val="right" w:leader="dot" w:pos="10340"/>
            </w:tabs>
            <w:rPr>
              <w:rFonts w:eastAsiaTheme="minorEastAsia"/>
              <w:noProof/>
            </w:rPr>
          </w:pPr>
          <w:hyperlink w:anchor="_Toc468094195" w:history="1">
            <w:r w:rsidR="00714A4B" w:rsidRPr="002128BD">
              <w:rPr>
                <w:rStyle w:val="Hyperlink"/>
                <w:noProof/>
              </w:rPr>
              <w:t>Section 5: Model Development and Optimization</w:t>
            </w:r>
            <w:r w:rsidR="00714A4B">
              <w:rPr>
                <w:noProof/>
                <w:webHidden/>
              </w:rPr>
              <w:tab/>
            </w:r>
            <w:r w:rsidR="00714A4B">
              <w:rPr>
                <w:noProof/>
                <w:webHidden/>
              </w:rPr>
              <w:fldChar w:fldCharType="begin"/>
            </w:r>
            <w:r w:rsidR="00714A4B">
              <w:rPr>
                <w:noProof/>
                <w:webHidden/>
              </w:rPr>
              <w:instrText xml:space="preserve"> PAGEREF _Toc468094195 \h </w:instrText>
            </w:r>
            <w:r w:rsidR="00714A4B">
              <w:rPr>
                <w:noProof/>
                <w:webHidden/>
              </w:rPr>
            </w:r>
            <w:r w:rsidR="00714A4B">
              <w:rPr>
                <w:noProof/>
                <w:webHidden/>
              </w:rPr>
              <w:fldChar w:fldCharType="separate"/>
            </w:r>
            <w:r w:rsidR="00714A4B">
              <w:rPr>
                <w:noProof/>
                <w:webHidden/>
              </w:rPr>
              <w:t>17</w:t>
            </w:r>
            <w:r w:rsidR="00714A4B">
              <w:rPr>
                <w:noProof/>
                <w:webHidden/>
              </w:rPr>
              <w:fldChar w:fldCharType="end"/>
            </w:r>
          </w:hyperlink>
        </w:p>
        <w:p w14:paraId="5FA332C3" w14:textId="77777777" w:rsidR="00714A4B" w:rsidRDefault="00B61D00">
          <w:pPr>
            <w:pStyle w:val="TOC2"/>
            <w:tabs>
              <w:tab w:val="right" w:leader="dot" w:pos="10340"/>
            </w:tabs>
            <w:rPr>
              <w:rFonts w:eastAsiaTheme="minorEastAsia"/>
              <w:noProof/>
            </w:rPr>
          </w:pPr>
          <w:hyperlink w:anchor="_Toc468094196" w:history="1">
            <w:r w:rsidR="00714A4B" w:rsidRPr="002128BD">
              <w:rPr>
                <w:rStyle w:val="Hyperlink"/>
                <w:noProof/>
              </w:rPr>
              <w:t>General Hearing Loss Model Performance Targets</w:t>
            </w:r>
            <w:r w:rsidR="00714A4B">
              <w:rPr>
                <w:noProof/>
                <w:webHidden/>
              </w:rPr>
              <w:tab/>
            </w:r>
            <w:r w:rsidR="00714A4B">
              <w:rPr>
                <w:noProof/>
                <w:webHidden/>
              </w:rPr>
              <w:fldChar w:fldCharType="begin"/>
            </w:r>
            <w:r w:rsidR="00714A4B">
              <w:rPr>
                <w:noProof/>
                <w:webHidden/>
              </w:rPr>
              <w:instrText xml:space="preserve"> PAGEREF _Toc468094196 \h </w:instrText>
            </w:r>
            <w:r w:rsidR="00714A4B">
              <w:rPr>
                <w:noProof/>
                <w:webHidden/>
              </w:rPr>
            </w:r>
            <w:r w:rsidR="00714A4B">
              <w:rPr>
                <w:noProof/>
                <w:webHidden/>
              </w:rPr>
              <w:fldChar w:fldCharType="separate"/>
            </w:r>
            <w:r w:rsidR="00714A4B">
              <w:rPr>
                <w:noProof/>
                <w:webHidden/>
              </w:rPr>
              <w:t>17</w:t>
            </w:r>
            <w:r w:rsidR="00714A4B">
              <w:rPr>
                <w:noProof/>
                <w:webHidden/>
              </w:rPr>
              <w:fldChar w:fldCharType="end"/>
            </w:r>
          </w:hyperlink>
        </w:p>
        <w:p w14:paraId="12DF3DA8" w14:textId="77777777" w:rsidR="00714A4B" w:rsidRDefault="00B61D00">
          <w:pPr>
            <w:pStyle w:val="TOC2"/>
            <w:tabs>
              <w:tab w:val="right" w:leader="dot" w:pos="10340"/>
            </w:tabs>
            <w:rPr>
              <w:rFonts w:eastAsiaTheme="minorEastAsia"/>
              <w:noProof/>
            </w:rPr>
          </w:pPr>
          <w:hyperlink w:anchor="_Toc468094198" w:history="1">
            <w:r w:rsidR="00714A4B" w:rsidRPr="002128BD">
              <w:rPr>
                <w:rStyle w:val="Hyperlink"/>
                <w:noProof/>
              </w:rPr>
              <w:t>Hypothesis-driven Model Formulation Process</w:t>
            </w:r>
            <w:r w:rsidR="00714A4B">
              <w:rPr>
                <w:noProof/>
                <w:webHidden/>
              </w:rPr>
              <w:tab/>
            </w:r>
            <w:r w:rsidR="00714A4B">
              <w:rPr>
                <w:noProof/>
                <w:webHidden/>
              </w:rPr>
              <w:fldChar w:fldCharType="begin"/>
            </w:r>
            <w:r w:rsidR="00714A4B">
              <w:rPr>
                <w:noProof/>
                <w:webHidden/>
              </w:rPr>
              <w:instrText xml:space="preserve"> PAGEREF _Toc468094198 \h </w:instrText>
            </w:r>
            <w:r w:rsidR="00714A4B">
              <w:rPr>
                <w:noProof/>
                <w:webHidden/>
              </w:rPr>
            </w:r>
            <w:r w:rsidR="00714A4B">
              <w:rPr>
                <w:noProof/>
                <w:webHidden/>
              </w:rPr>
              <w:fldChar w:fldCharType="separate"/>
            </w:r>
            <w:r w:rsidR="00714A4B">
              <w:rPr>
                <w:noProof/>
                <w:webHidden/>
              </w:rPr>
              <w:t>17</w:t>
            </w:r>
            <w:r w:rsidR="00714A4B">
              <w:rPr>
                <w:noProof/>
                <w:webHidden/>
              </w:rPr>
              <w:fldChar w:fldCharType="end"/>
            </w:r>
          </w:hyperlink>
        </w:p>
        <w:p w14:paraId="194D0F34" w14:textId="77777777" w:rsidR="00714A4B" w:rsidRDefault="00B61D00">
          <w:pPr>
            <w:pStyle w:val="TOC2"/>
            <w:tabs>
              <w:tab w:val="right" w:leader="dot" w:pos="10340"/>
            </w:tabs>
            <w:rPr>
              <w:rFonts w:eastAsiaTheme="minorEastAsia"/>
              <w:noProof/>
            </w:rPr>
          </w:pPr>
          <w:hyperlink w:anchor="_Toc468094199" w:history="1">
            <w:r w:rsidR="00714A4B" w:rsidRPr="002128BD">
              <w:rPr>
                <w:rStyle w:val="Hyperlink"/>
                <w:noProof/>
              </w:rPr>
              <w:t>Model Optimization Process for Co-Occurring Conditions</w:t>
            </w:r>
            <w:r w:rsidR="00714A4B">
              <w:rPr>
                <w:noProof/>
                <w:webHidden/>
              </w:rPr>
              <w:tab/>
            </w:r>
            <w:r w:rsidR="00714A4B">
              <w:rPr>
                <w:noProof/>
                <w:webHidden/>
              </w:rPr>
              <w:fldChar w:fldCharType="begin"/>
            </w:r>
            <w:r w:rsidR="00714A4B">
              <w:rPr>
                <w:noProof/>
                <w:webHidden/>
              </w:rPr>
              <w:instrText xml:space="preserve"> PAGEREF _Toc468094199 \h </w:instrText>
            </w:r>
            <w:r w:rsidR="00714A4B">
              <w:rPr>
                <w:noProof/>
                <w:webHidden/>
              </w:rPr>
            </w:r>
            <w:r w:rsidR="00714A4B">
              <w:rPr>
                <w:noProof/>
                <w:webHidden/>
              </w:rPr>
              <w:fldChar w:fldCharType="separate"/>
            </w:r>
            <w:r w:rsidR="00714A4B">
              <w:rPr>
                <w:noProof/>
                <w:webHidden/>
              </w:rPr>
              <w:t>19</w:t>
            </w:r>
            <w:r w:rsidR="00714A4B">
              <w:rPr>
                <w:noProof/>
                <w:webHidden/>
              </w:rPr>
              <w:fldChar w:fldCharType="end"/>
            </w:r>
          </w:hyperlink>
        </w:p>
        <w:p w14:paraId="3C4D0812" w14:textId="77777777" w:rsidR="00714A4B" w:rsidRDefault="00B61D00">
          <w:pPr>
            <w:pStyle w:val="TOC2"/>
            <w:tabs>
              <w:tab w:val="right" w:leader="dot" w:pos="10340"/>
            </w:tabs>
            <w:rPr>
              <w:rFonts w:eastAsiaTheme="minorEastAsia"/>
              <w:noProof/>
            </w:rPr>
          </w:pPr>
          <w:hyperlink w:anchor="_Toc468094200" w:history="1">
            <w:r w:rsidR="00714A4B" w:rsidRPr="002128BD">
              <w:rPr>
                <w:rStyle w:val="Hyperlink"/>
                <w:noProof/>
              </w:rPr>
              <w:t>Testing and Performance Analysis of Co-Occurring Condition Models</w:t>
            </w:r>
            <w:r w:rsidR="00714A4B">
              <w:rPr>
                <w:noProof/>
                <w:webHidden/>
              </w:rPr>
              <w:tab/>
            </w:r>
            <w:r w:rsidR="00714A4B">
              <w:rPr>
                <w:noProof/>
                <w:webHidden/>
              </w:rPr>
              <w:fldChar w:fldCharType="begin"/>
            </w:r>
            <w:r w:rsidR="00714A4B">
              <w:rPr>
                <w:noProof/>
                <w:webHidden/>
              </w:rPr>
              <w:instrText xml:space="preserve"> PAGEREF _Toc468094200 \h </w:instrText>
            </w:r>
            <w:r w:rsidR="00714A4B">
              <w:rPr>
                <w:noProof/>
                <w:webHidden/>
              </w:rPr>
            </w:r>
            <w:r w:rsidR="00714A4B">
              <w:rPr>
                <w:noProof/>
                <w:webHidden/>
              </w:rPr>
              <w:fldChar w:fldCharType="separate"/>
            </w:r>
            <w:r w:rsidR="00714A4B">
              <w:rPr>
                <w:noProof/>
                <w:webHidden/>
              </w:rPr>
              <w:t>19</w:t>
            </w:r>
            <w:r w:rsidR="00714A4B">
              <w:rPr>
                <w:noProof/>
                <w:webHidden/>
              </w:rPr>
              <w:fldChar w:fldCharType="end"/>
            </w:r>
          </w:hyperlink>
        </w:p>
        <w:p w14:paraId="723B6DA2" w14:textId="77777777" w:rsidR="00714A4B" w:rsidRDefault="00B61D00">
          <w:pPr>
            <w:pStyle w:val="TOC2"/>
            <w:tabs>
              <w:tab w:val="right" w:leader="dot" w:pos="10340"/>
            </w:tabs>
            <w:rPr>
              <w:rFonts w:eastAsiaTheme="minorEastAsia"/>
              <w:noProof/>
            </w:rPr>
          </w:pPr>
          <w:hyperlink w:anchor="_Toc468094201" w:history="1">
            <w:r w:rsidR="00714A4B" w:rsidRPr="002128BD">
              <w:rPr>
                <w:rStyle w:val="Hyperlink"/>
                <w:noProof/>
              </w:rPr>
              <w:t>Expanded General Hearing Loss Model Development, Optimization and Testing</w:t>
            </w:r>
            <w:r w:rsidR="00714A4B">
              <w:rPr>
                <w:noProof/>
                <w:webHidden/>
              </w:rPr>
              <w:tab/>
            </w:r>
            <w:r w:rsidR="00714A4B">
              <w:rPr>
                <w:noProof/>
                <w:webHidden/>
              </w:rPr>
              <w:fldChar w:fldCharType="begin"/>
            </w:r>
            <w:r w:rsidR="00714A4B">
              <w:rPr>
                <w:noProof/>
                <w:webHidden/>
              </w:rPr>
              <w:instrText xml:space="preserve"> PAGEREF _Toc468094201 \h </w:instrText>
            </w:r>
            <w:r w:rsidR="00714A4B">
              <w:rPr>
                <w:noProof/>
                <w:webHidden/>
              </w:rPr>
            </w:r>
            <w:r w:rsidR="00714A4B">
              <w:rPr>
                <w:noProof/>
                <w:webHidden/>
              </w:rPr>
              <w:fldChar w:fldCharType="separate"/>
            </w:r>
            <w:r w:rsidR="00714A4B">
              <w:rPr>
                <w:noProof/>
                <w:webHidden/>
              </w:rPr>
              <w:t>20</w:t>
            </w:r>
            <w:r w:rsidR="00714A4B">
              <w:rPr>
                <w:noProof/>
                <w:webHidden/>
              </w:rPr>
              <w:fldChar w:fldCharType="end"/>
            </w:r>
          </w:hyperlink>
        </w:p>
        <w:p w14:paraId="6CE9CA8C" w14:textId="77777777" w:rsidR="00A56D63" w:rsidRDefault="00A56D63">
          <w:r>
            <w:rPr>
              <w:b/>
              <w:bCs/>
              <w:noProof/>
            </w:rPr>
            <w:fldChar w:fldCharType="end"/>
          </w:r>
        </w:p>
      </w:sdtContent>
    </w:sdt>
    <w:p w14:paraId="600C4FDF" w14:textId="77777777" w:rsidR="00A56D63" w:rsidRPr="003A0FD6" w:rsidRDefault="00A56D63" w:rsidP="003A0FD6">
      <w:pPr>
        <w:spacing w:after="0" w:line="480" w:lineRule="auto"/>
        <w:rPr>
          <w:rFonts w:cs="Times New Roman"/>
          <w:b/>
          <w:szCs w:val="24"/>
        </w:rPr>
      </w:pPr>
    </w:p>
    <w:p w14:paraId="53611752" w14:textId="77777777" w:rsidR="00714A4B" w:rsidRDefault="00714A4B">
      <w:pPr>
        <w:rPr>
          <w:rFonts w:asciiTheme="majorHAnsi" w:eastAsiaTheme="majorEastAsia" w:hAnsiTheme="majorHAnsi" w:cstheme="majorBidi"/>
          <w:color w:val="2E74B5" w:themeColor="accent1" w:themeShade="BF"/>
          <w:sz w:val="32"/>
          <w:szCs w:val="32"/>
        </w:rPr>
      </w:pPr>
      <w:bookmarkStart w:id="1" w:name="_Toc468094180"/>
      <w:r>
        <w:br w:type="page"/>
      </w:r>
    </w:p>
    <w:p w14:paraId="4EC8818D" w14:textId="77777777" w:rsidR="00B54BF6" w:rsidRDefault="00B54BF6" w:rsidP="003A0FD6">
      <w:pPr>
        <w:pStyle w:val="Heading1"/>
      </w:pPr>
      <w:r>
        <w:lastRenderedPageBreak/>
        <w:t>Section 0: Overview</w:t>
      </w:r>
      <w:bookmarkEnd w:id="1"/>
    </w:p>
    <w:p w14:paraId="7D1ED31D" w14:textId="77777777" w:rsidR="008013C2" w:rsidRPr="008013C2" w:rsidRDefault="00810755" w:rsidP="00B54BF6">
      <w:pPr>
        <w:pStyle w:val="Heading2"/>
      </w:pPr>
      <w:bookmarkStart w:id="2" w:name="_Toc468094181"/>
      <w:r>
        <w:t>Introduction</w:t>
      </w:r>
      <w:bookmarkEnd w:id="2"/>
    </w:p>
    <w:p w14:paraId="2295F806" w14:textId="77777777" w:rsidR="00082899" w:rsidRDefault="00B54BF6" w:rsidP="003A0FD6">
      <w:pPr>
        <w:spacing w:after="0" w:line="480" w:lineRule="auto"/>
        <w:rPr>
          <w:rFonts w:cs="Times New Roman"/>
          <w:szCs w:val="24"/>
        </w:rPr>
      </w:pPr>
      <w:r w:rsidRPr="00B54BF6">
        <w:rPr>
          <w:rFonts w:cs="Times New Roman"/>
          <w:szCs w:val="24"/>
        </w:rPr>
        <w:t xml:space="preserve">The Benefits Claims Decision Support </w:t>
      </w:r>
      <w:ins w:id="3" w:author="Evan Weber" w:date="2016-11-28T11:28:00Z">
        <w:r w:rsidR="001813B3">
          <w:rPr>
            <w:rFonts w:cs="Times New Roman"/>
            <w:szCs w:val="24"/>
          </w:rPr>
          <w:t xml:space="preserve">System </w:t>
        </w:r>
      </w:ins>
      <w:r w:rsidRPr="00B54BF6">
        <w:rPr>
          <w:rFonts w:cs="Times New Roman"/>
          <w:szCs w:val="24"/>
        </w:rPr>
        <w:t>(BCDS</w:t>
      </w:r>
      <w:ins w:id="4" w:author="Evan Weber" w:date="2016-11-28T11:28:00Z">
        <w:r w:rsidR="001813B3">
          <w:rPr>
            <w:rFonts w:cs="Times New Roman"/>
            <w:szCs w:val="24"/>
          </w:rPr>
          <w:t>S</w:t>
        </w:r>
      </w:ins>
      <w:r w:rsidRPr="00B54BF6">
        <w:rPr>
          <w:rFonts w:cs="Times New Roman"/>
          <w:szCs w:val="24"/>
        </w:rPr>
        <w:t xml:space="preserve">) project will demonstrate the feasibility of using automation and predictive models to calculate the disability </w:t>
      </w:r>
      <w:r w:rsidR="00791EB5">
        <w:rPr>
          <w:rFonts w:cs="Times New Roman"/>
          <w:szCs w:val="24"/>
        </w:rPr>
        <w:t>rating</w:t>
      </w:r>
      <w:r w:rsidRPr="00B54BF6">
        <w:rPr>
          <w:rFonts w:cs="Times New Roman"/>
          <w:szCs w:val="24"/>
        </w:rPr>
        <w:t xml:space="preserve"> for </w:t>
      </w:r>
      <w:r w:rsidR="00791EB5">
        <w:rPr>
          <w:rFonts w:cs="Times New Roman"/>
          <w:szCs w:val="24"/>
        </w:rPr>
        <w:t xml:space="preserve">claims for general hearing loss </w:t>
      </w:r>
      <w:r w:rsidRPr="00B54BF6">
        <w:rPr>
          <w:rFonts w:cs="Times New Roman"/>
          <w:szCs w:val="24"/>
        </w:rPr>
        <w:t xml:space="preserve">contained within Veteran claims for disability compensation benefits. </w:t>
      </w:r>
      <w:del w:id="5" w:author="Evan Weber" w:date="2016-11-28T11:56:00Z">
        <w:r w:rsidRPr="00B54BF6" w:rsidDel="00AF47E1">
          <w:rPr>
            <w:rFonts w:cs="Times New Roman"/>
            <w:szCs w:val="24"/>
          </w:rPr>
          <w:delText xml:space="preserve"> </w:delText>
        </w:r>
      </w:del>
      <w:r w:rsidRPr="00B54BF6">
        <w:rPr>
          <w:rFonts w:cs="Times New Roman"/>
          <w:szCs w:val="24"/>
        </w:rPr>
        <w:t xml:space="preserve">Such capabilities can help </w:t>
      </w:r>
      <w:ins w:id="6" w:author="Evan Weber" w:date="2016-11-28T11:27:00Z">
        <w:r w:rsidR="001813B3">
          <w:rPr>
            <w:rFonts w:cs="Times New Roman"/>
            <w:szCs w:val="24"/>
          </w:rPr>
          <w:t>the Departmen</w:t>
        </w:r>
      </w:ins>
      <w:ins w:id="7" w:author="Evan Weber" w:date="2016-11-28T11:28:00Z">
        <w:r w:rsidR="001813B3">
          <w:rPr>
            <w:rFonts w:cs="Times New Roman"/>
            <w:szCs w:val="24"/>
          </w:rPr>
          <w:t>t</w:t>
        </w:r>
      </w:ins>
      <w:ins w:id="8" w:author="Evan Weber" w:date="2016-11-28T11:27:00Z">
        <w:r w:rsidR="001813B3">
          <w:rPr>
            <w:rFonts w:cs="Times New Roman"/>
            <w:szCs w:val="24"/>
          </w:rPr>
          <w:t xml:space="preserve"> of Veterans Affairs </w:t>
        </w:r>
      </w:ins>
      <w:ins w:id="9" w:author="Evan Weber" w:date="2016-11-28T11:28:00Z">
        <w:r w:rsidR="001813B3">
          <w:rPr>
            <w:rFonts w:cs="Times New Roman"/>
            <w:szCs w:val="24"/>
          </w:rPr>
          <w:t>(</w:t>
        </w:r>
      </w:ins>
      <w:r w:rsidRPr="00B54BF6">
        <w:rPr>
          <w:rFonts w:cs="Times New Roman"/>
          <w:szCs w:val="24"/>
        </w:rPr>
        <w:t>VA</w:t>
      </w:r>
      <w:ins w:id="10" w:author="Evan Weber" w:date="2016-11-28T11:28:00Z">
        <w:r w:rsidR="001813B3">
          <w:rPr>
            <w:rFonts w:cs="Times New Roman"/>
            <w:szCs w:val="24"/>
          </w:rPr>
          <w:t>)</w:t>
        </w:r>
      </w:ins>
      <w:r w:rsidRPr="00B54BF6">
        <w:rPr>
          <w:rFonts w:cs="Times New Roman"/>
          <w:szCs w:val="24"/>
        </w:rPr>
        <w:t xml:space="preserve"> improve the quality and consistency of its current claims decisions</w:t>
      </w:r>
      <w:del w:id="11" w:author="Evan Weber" w:date="2016-11-28T11:29:00Z">
        <w:r w:rsidRPr="00B54BF6" w:rsidDel="001813B3">
          <w:rPr>
            <w:rFonts w:cs="Times New Roman"/>
            <w:szCs w:val="24"/>
          </w:rPr>
          <w:delText>,</w:delText>
        </w:r>
      </w:del>
      <w:r w:rsidRPr="00B54BF6">
        <w:rPr>
          <w:rFonts w:cs="Times New Roman"/>
          <w:szCs w:val="24"/>
        </w:rPr>
        <w:t xml:space="preserve"> and potentially deliver the </w:t>
      </w:r>
      <w:ins w:id="12" w:author="Evan Weber" w:date="2016-11-28T11:29:00Z">
        <w:r w:rsidR="001813B3">
          <w:rPr>
            <w:rFonts w:cs="Times New Roman"/>
            <w:szCs w:val="24"/>
          </w:rPr>
          <w:t xml:space="preserve">services based on the </w:t>
        </w:r>
      </w:ins>
      <w:r w:rsidRPr="00B54BF6">
        <w:rPr>
          <w:rFonts w:cs="Times New Roman"/>
          <w:szCs w:val="24"/>
        </w:rPr>
        <w:t xml:space="preserve">outcome of those decisions to Veterans much faster than today. </w:t>
      </w:r>
      <w:del w:id="13" w:author="Evan Weber" w:date="2016-11-28T11:29:00Z">
        <w:r w:rsidRPr="00B54BF6" w:rsidDel="001813B3">
          <w:rPr>
            <w:rFonts w:cs="Times New Roman"/>
            <w:szCs w:val="24"/>
          </w:rPr>
          <w:delText xml:space="preserve"> </w:delText>
        </w:r>
      </w:del>
      <w:r w:rsidRPr="00B54BF6">
        <w:rPr>
          <w:rFonts w:cs="Times New Roman"/>
          <w:szCs w:val="24"/>
        </w:rPr>
        <w:t>Both outcomes, if achieved, will significantly improve the Veteran Experience and efficiency of VA’s disability benefits claims process.</w:t>
      </w:r>
      <w:r w:rsidR="003A0FD6" w:rsidRPr="003A0FD6">
        <w:rPr>
          <w:rFonts w:cs="Times New Roman"/>
          <w:szCs w:val="24"/>
        </w:rPr>
        <w:t xml:space="preserve">  </w:t>
      </w:r>
      <w:r w:rsidR="00082899">
        <w:rPr>
          <w:rFonts w:cs="Times New Roman"/>
          <w:szCs w:val="24"/>
        </w:rPr>
        <w:t xml:space="preserve">  </w:t>
      </w:r>
    </w:p>
    <w:p w14:paraId="6E58B4A6" w14:textId="77777777" w:rsidR="00104DB0" w:rsidRPr="00104DB0" w:rsidRDefault="00104DB0" w:rsidP="00B54BF6">
      <w:pPr>
        <w:pStyle w:val="Heading2"/>
      </w:pPr>
      <w:bookmarkStart w:id="14" w:name="_Toc468094182"/>
      <w:r w:rsidRPr="00104DB0">
        <w:t>Purpose</w:t>
      </w:r>
      <w:bookmarkEnd w:id="14"/>
    </w:p>
    <w:p w14:paraId="5C174687" w14:textId="77777777" w:rsidR="00B54BF6" w:rsidRPr="00B54BF6" w:rsidRDefault="00B54BF6" w:rsidP="00B54BF6">
      <w:pPr>
        <w:spacing w:after="0" w:line="480" w:lineRule="auto"/>
        <w:rPr>
          <w:rFonts w:cs="Times New Roman"/>
          <w:color w:val="000000" w:themeColor="text1"/>
          <w:szCs w:val="24"/>
        </w:rPr>
      </w:pPr>
      <w:r w:rsidRPr="00B54BF6">
        <w:rPr>
          <w:rFonts w:cs="Times New Roman"/>
          <w:color w:val="000000" w:themeColor="text1"/>
          <w:szCs w:val="24"/>
        </w:rPr>
        <w:t>The BCDS</w:t>
      </w:r>
      <w:ins w:id="15" w:author="Evan Weber" w:date="2016-11-28T11:28:00Z">
        <w:r w:rsidR="001813B3">
          <w:rPr>
            <w:rFonts w:cs="Times New Roman"/>
            <w:color w:val="000000" w:themeColor="text1"/>
            <w:szCs w:val="24"/>
          </w:rPr>
          <w:t>S</w:t>
        </w:r>
      </w:ins>
      <w:r w:rsidRPr="00B54BF6">
        <w:rPr>
          <w:rFonts w:cs="Times New Roman"/>
          <w:color w:val="000000" w:themeColor="text1"/>
          <w:szCs w:val="24"/>
        </w:rPr>
        <w:t xml:space="preserve"> </w:t>
      </w:r>
      <w:r w:rsidR="00791EB5">
        <w:rPr>
          <w:rFonts w:cs="Times New Roman"/>
          <w:color w:val="000000" w:themeColor="text1"/>
          <w:szCs w:val="24"/>
        </w:rPr>
        <w:t>General Hearing Loss</w:t>
      </w:r>
      <w:r w:rsidRPr="00B54BF6">
        <w:rPr>
          <w:rFonts w:cs="Times New Roman"/>
          <w:color w:val="000000" w:themeColor="text1"/>
          <w:szCs w:val="24"/>
        </w:rPr>
        <w:t xml:space="preserve"> Model determines the </w:t>
      </w:r>
      <w:r w:rsidR="00791EB5">
        <w:rPr>
          <w:rFonts w:cs="Times New Roman"/>
          <w:color w:val="000000" w:themeColor="text1"/>
          <w:szCs w:val="24"/>
        </w:rPr>
        <w:t>rating</w:t>
      </w:r>
      <w:r w:rsidRPr="00B54BF6">
        <w:rPr>
          <w:rFonts w:cs="Times New Roman"/>
          <w:color w:val="000000" w:themeColor="text1"/>
          <w:szCs w:val="24"/>
        </w:rPr>
        <w:t xml:space="preserve"> for </w:t>
      </w:r>
      <w:r w:rsidR="00791EB5">
        <w:rPr>
          <w:rFonts w:cs="Times New Roman"/>
          <w:color w:val="000000" w:themeColor="text1"/>
          <w:szCs w:val="24"/>
        </w:rPr>
        <w:t>hearing loss</w:t>
      </w:r>
      <w:r w:rsidRPr="00B54BF6">
        <w:rPr>
          <w:rFonts w:cs="Times New Roman"/>
          <w:color w:val="000000" w:themeColor="text1"/>
          <w:szCs w:val="24"/>
        </w:rPr>
        <w:t xml:space="preserve"> contained within supplemental claims for increased disability compensation benefits (claims). This </w:t>
      </w:r>
      <w:r w:rsidR="00791EB5">
        <w:rPr>
          <w:rFonts w:cs="Times New Roman"/>
          <w:color w:val="000000" w:themeColor="text1"/>
          <w:szCs w:val="24"/>
        </w:rPr>
        <w:t>General Hearing Loss</w:t>
      </w:r>
      <w:r w:rsidRPr="00B54BF6">
        <w:rPr>
          <w:rFonts w:cs="Times New Roman"/>
          <w:color w:val="000000" w:themeColor="text1"/>
          <w:szCs w:val="24"/>
        </w:rPr>
        <w:t xml:space="preserve"> Model Manual describes the methodology, specifications, performance parameters, and statistical limitations of the </w:t>
      </w:r>
      <w:r w:rsidR="00791EB5">
        <w:rPr>
          <w:rFonts w:cs="Times New Roman"/>
          <w:color w:val="000000" w:themeColor="text1"/>
          <w:szCs w:val="24"/>
        </w:rPr>
        <w:t>General Hearing Loss</w:t>
      </w:r>
      <w:r>
        <w:rPr>
          <w:rFonts w:cs="Times New Roman"/>
          <w:color w:val="000000" w:themeColor="text1"/>
          <w:szCs w:val="24"/>
        </w:rPr>
        <w:t xml:space="preserve"> Model (BCD</w:t>
      </w:r>
      <w:ins w:id="16" w:author="Evan Weber" w:date="2016-11-28T11:29:00Z">
        <w:r w:rsidR="001813B3">
          <w:rPr>
            <w:rFonts w:cs="Times New Roman"/>
            <w:color w:val="000000" w:themeColor="text1"/>
            <w:szCs w:val="24"/>
          </w:rPr>
          <w:t>S</w:t>
        </w:r>
      </w:ins>
      <w:r>
        <w:rPr>
          <w:rFonts w:cs="Times New Roman"/>
          <w:color w:val="000000" w:themeColor="text1"/>
          <w:szCs w:val="24"/>
        </w:rPr>
        <w:t>S Model No. 000</w:t>
      </w:r>
      <w:r w:rsidR="00791EB5">
        <w:rPr>
          <w:rFonts w:cs="Times New Roman"/>
          <w:color w:val="000000" w:themeColor="text1"/>
          <w:szCs w:val="24"/>
        </w:rPr>
        <w:t>3</w:t>
      </w:r>
      <w:r w:rsidRPr="00B54BF6">
        <w:rPr>
          <w:rFonts w:cs="Times New Roman"/>
          <w:color w:val="000000" w:themeColor="text1"/>
          <w:szCs w:val="24"/>
        </w:rPr>
        <w:t xml:space="preserve">). </w:t>
      </w:r>
      <w:del w:id="17" w:author="Evan Weber" w:date="2016-11-28T11:29:00Z">
        <w:r w:rsidRPr="00B54BF6" w:rsidDel="001813B3">
          <w:rPr>
            <w:rFonts w:cs="Times New Roman"/>
            <w:color w:val="000000" w:themeColor="text1"/>
            <w:szCs w:val="24"/>
          </w:rPr>
          <w:delText xml:space="preserve">    </w:delText>
        </w:r>
      </w:del>
      <w:r w:rsidRPr="00B54BF6">
        <w:rPr>
          <w:rFonts w:cs="Times New Roman"/>
          <w:color w:val="000000" w:themeColor="text1"/>
          <w:szCs w:val="24"/>
        </w:rPr>
        <w:t xml:space="preserve">The manual also provides: </w:t>
      </w:r>
    </w:p>
    <w:p w14:paraId="03F99D8F" w14:textId="77777777" w:rsidR="00B54BF6" w:rsidRPr="00B54BF6" w:rsidRDefault="00B54BF6" w:rsidP="00B54BF6">
      <w:pPr>
        <w:pStyle w:val="ListParagraph"/>
        <w:numPr>
          <w:ilvl w:val="0"/>
          <w:numId w:val="14"/>
        </w:numPr>
        <w:spacing w:after="0" w:line="480" w:lineRule="auto"/>
        <w:rPr>
          <w:rFonts w:cs="Times New Roman"/>
          <w:color w:val="000000" w:themeColor="text1"/>
          <w:szCs w:val="24"/>
        </w:rPr>
      </w:pPr>
      <w:r w:rsidRPr="00B54BF6">
        <w:rPr>
          <w:rFonts w:cs="Times New Roman"/>
          <w:color w:val="000000" w:themeColor="text1"/>
          <w:szCs w:val="24"/>
        </w:rPr>
        <w:t>An overview of the background and origins of the BCD</w:t>
      </w:r>
      <w:ins w:id="18" w:author="Evan Weber" w:date="2016-11-28T11:29:00Z">
        <w:r w:rsidR="001813B3">
          <w:rPr>
            <w:rFonts w:cs="Times New Roman"/>
            <w:color w:val="000000" w:themeColor="text1"/>
            <w:szCs w:val="24"/>
          </w:rPr>
          <w:t>S</w:t>
        </w:r>
      </w:ins>
      <w:r w:rsidRPr="00B54BF6">
        <w:rPr>
          <w:rFonts w:cs="Times New Roman"/>
          <w:color w:val="000000" w:themeColor="text1"/>
          <w:szCs w:val="24"/>
        </w:rPr>
        <w:t xml:space="preserve">S project (Section 1) and the prior analytical work conducted by </w:t>
      </w:r>
      <w:del w:id="19" w:author="Evan Weber" w:date="2016-11-28T11:32:00Z">
        <w:r w:rsidRPr="00B54BF6" w:rsidDel="001813B3">
          <w:rPr>
            <w:rFonts w:cs="Times New Roman"/>
            <w:color w:val="000000" w:themeColor="text1"/>
            <w:szCs w:val="24"/>
          </w:rPr>
          <w:delText xml:space="preserve">Mitre </w:delText>
        </w:r>
      </w:del>
      <w:ins w:id="20" w:author="Evan Weber" w:date="2016-11-28T11:32:00Z">
        <w:r w:rsidR="001813B3" w:rsidRPr="00B54BF6">
          <w:rPr>
            <w:rFonts w:cs="Times New Roman"/>
            <w:color w:val="000000" w:themeColor="text1"/>
            <w:szCs w:val="24"/>
          </w:rPr>
          <w:t>M</w:t>
        </w:r>
        <w:r w:rsidR="001813B3">
          <w:rPr>
            <w:rFonts w:cs="Times New Roman"/>
            <w:color w:val="000000" w:themeColor="text1"/>
            <w:szCs w:val="24"/>
          </w:rPr>
          <w:t>ITRE</w:t>
        </w:r>
        <w:r w:rsidR="001813B3" w:rsidRPr="00B54BF6">
          <w:rPr>
            <w:rFonts w:cs="Times New Roman"/>
            <w:color w:val="000000" w:themeColor="text1"/>
            <w:szCs w:val="24"/>
          </w:rPr>
          <w:t xml:space="preserve"> </w:t>
        </w:r>
      </w:ins>
      <w:r w:rsidRPr="00B54BF6">
        <w:rPr>
          <w:rFonts w:cs="Times New Roman"/>
          <w:color w:val="000000" w:themeColor="text1"/>
          <w:szCs w:val="24"/>
        </w:rPr>
        <w:t xml:space="preserve">Corporation </w:t>
      </w:r>
      <w:del w:id="21" w:author="Evan Weber" w:date="2016-11-28T11:32:00Z">
        <w:r w:rsidRPr="00B54BF6" w:rsidDel="001813B3">
          <w:rPr>
            <w:rFonts w:cs="Times New Roman"/>
            <w:color w:val="000000" w:themeColor="text1"/>
            <w:szCs w:val="24"/>
          </w:rPr>
          <w:delText xml:space="preserve">(MITRE) </w:delText>
        </w:r>
      </w:del>
      <w:r w:rsidRPr="00B54BF6">
        <w:rPr>
          <w:rFonts w:cs="Times New Roman"/>
          <w:color w:val="000000" w:themeColor="text1"/>
          <w:szCs w:val="24"/>
        </w:rPr>
        <w:t>that gave rise to the project</w:t>
      </w:r>
      <w:del w:id="22" w:author="Evan Weber" w:date="2016-11-28T11:31:00Z">
        <w:r w:rsidRPr="00B54BF6" w:rsidDel="001813B3">
          <w:rPr>
            <w:rFonts w:cs="Times New Roman"/>
            <w:color w:val="000000" w:themeColor="text1"/>
            <w:szCs w:val="24"/>
          </w:rPr>
          <w:delText>:</w:delText>
        </w:r>
      </w:del>
    </w:p>
    <w:p w14:paraId="1A1E3BBC" w14:textId="77777777" w:rsidR="00B54BF6" w:rsidRPr="00B54BF6" w:rsidRDefault="00B54BF6" w:rsidP="00B54BF6">
      <w:pPr>
        <w:pStyle w:val="ListParagraph"/>
        <w:numPr>
          <w:ilvl w:val="0"/>
          <w:numId w:val="14"/>
        </w:numPr>
        <w:spacing w:after="0" w:line="480" w:lineRule="auto"/>
        <w:rPr>
          <w:rFonts w:cs="Times New Roman"/>
          <w:color w:val="000000" w:themeColor="text1"/>
          <w:szCs w:val="24"/>
        </w:rPr>
      </w:pPr>
      <w:r w:rsidRPr="00B54BF6">
        <w:rPr>
          <w:rFonts w:cs="Times New Roman"/>
          <w:color w:val="000000" w:themeColor="text1"/>
          <w:szCs w:val="24"/>
        </w:rPr>
        <w:t>A general description of the conceptual design and model development approach adopted by the BCDS</w:t>
      </w:r>
      <w:ins w:id="23" w:author="Evan Weber" w:date="2016-11-28T11:31:00Z">
        <w:r w:rsidR="001813B3">
          <w:rPr>
            <w:rFonts w:cs="Times New Roman"/>
            <w:color w:val="000000" w:themeColor="text1"/>
            <w:szCs w:val="24"/>
          </w:rPr>
          <w:t>S</w:t>
        </w:r>
      </w:ins>
      <w:r w:rsidRPr="00B54BF6">
        <w:rPr>
          <w:rFonts w:cs="Times New Roman"/>
          <w:color w:val="000000" w:themeColor="text1"/>
          <w:szCs w:val="24"/>
        </w:rPr>
        <w:t xml:space="preserve"> project team, and its relation to MITRE’s previous work (Section 2);</w:t>
      </w:r>
    </w:p>
    <w:p w14:paraId="14E66B66" w14:textId="77777777" w:rsidR="00EE755F" w:rsidRDefault="00EE755F" w:rsidP="00B54BF6">
      <w:pPr>
        <w:pStyle w:val="ListParagraph"/>
        <w:numPr>
          <w:ilvl w:val="0"/>
          <w:numId w:val="14"/>
        </w:numPr>
        <w:spacing w:after="0" w:line="480" w:lineRule="auto"/>
        <w:rPr>
          <w:rFonts w:cs="Times New Roman"/>
          <w:color w:val="000000" w:themeColor="text1"/>
          <w:szCs w:val="24"/>
        </w:rPr>
      </w:pPr>
      <w:r>
        <w:rPr>
          <w:rFonts w:cs="Times New Roman"/>
          <w:color w:val="000000" w:themeColor="text1"/>
          <w:szCs w:val="24"/>
        </w:rPr>
        <w:t>A description of the BCDS</w:t>
      </w:r>
      <w:ins w:id="24" w:author="Evan Weber" w:date="2016-11-28T11:30:00Z">
        <w:r w:rsidR="001813B3">
          <w:rPr>
            <w:rFonts w:cs="Times New Roman"/>
            <w:color w:val="000000" w:themeColor="text1"/>
            <w:szCs w:val="24"/>
          </w:rPr>
          <w:t>S</w:t>
        </w:r>
      </w:ins>
      <w:r>
        <w:rPr>
          <w:rFonts w:cs="Times New Roman"/>
          <w:color w:val="000000" w:themeColor="text1"/>
          <w:szCs w:val="24"/>
        </w:rPr>
        <w:t xml:space="preserve"> Team’s initial findings relating to its Ear Model, and the analytical basis for deconstructing and segmenting this model into two distinct predictive models: </w:t>
      </w:r>
      <w:del w:id="25" w:author="Evan Weber" w:date="2016-11-28T11:30:00Z">
        <w:r w:rsidDel="001813B3">
          <w:rPr>
            <w:rFonts w:cs="Times New Roman"/>
            <w:color w:val="000000" w:themeColor="text1"/>
            <w:szCs w:val="24"/>
          </w:rPr>
          <w:delText xml:space="preserve"> </w:delText>
        </w:r>
      </w:del>
      <w:r>
        <w:rPr>
          <w:rFonts w:cs="Times New Roman"/>
          <w:color w:val="000000" w:themeColor="text1"/>
          <w:szCs w:val="24"/>
        </w:rPr>
        <w:t>General Hearing Loss and Tinnitus (Section 3).</w:t>
      </w:r>
    </w:p>
    <w:p w14:paraId="66B2E232" w14:textId="77777777" w:rsidR="00B54BF6" w:rsidRPr="00B54BF6" w:rsidRDefault="00B54BF6" w:rsidP="00B54BF6">
      <w:pPr>
        <w:pStyle w:val="ListParagraph"/>
        <w:numPr>
          <w:ilvl w:val="0"/>
          <w:numId w:val="14"/>
        </w:numPr>
        <w:spacing w:after="0" w:line="480" w:lineRule="auto"/>
        <w:rPr>
          <w:rFonts w:cs="Times New Roman"/>
          <w:color w:val="000000" w:themeColor="text1"/>
          <w:szCs w:val="24"/>
        </w:rPr>
      </w:pPr>
      <w:r w:rsidRPr="00B54BF6">
        <w:rPr>
          <w:rFonts w:cs="Times New Roman"/>
          <w:color w:val="000000" w:themeColor="text1"/>
          <w:szCs w:val="24"/>
        </w:rPr>
        <w:lastRenderedPageBreak/>
        <w:t xml:space="preserve">A description of the data requirements, structure, and segmentation used to develop the </w:t>
      </w:r>
      <w:r w:rsidR="00791EB5">
        <w:rPr>
          <w:rFonts w:cs="Times New Roman"/>
          <w:color w:val="000000" w:themeColor="text1"/>
          <w:szCs w:val="24"/>
        </w:rPr>
        <w:t>General Hearing Loss</w:t>
      </w:r>
      <w:r w:rsidRPr="00B54BF6">
        <w:rPr>
          <w:rFonts w:cs="Times New Roman"/>
          <w:color w:val="000000" w:themeColor="text1"/>
          <w:szCs w:val="24"/>
        </w:rPr>
        <w:t xml:space="preserve"> Model</w:t>
      </w:r>
      <w:del w:id="26" w:author="Evan Weber" w:date="2016-11-28T11:31:00Z">
        <w:r w:rsidRPr="00B54BF6" w:rsidDel="001813B3">
          <w:rPr>
            <w:rFonts w:cs="Times New Roman"/>
            <w:color w:val="000000" w:themeColor="text1"/>
            <w:szCs w:val="24"/>
          </w:rPr>
          <w:delText>,</w:delText>
        </w:r>
      </w:del>
      <w:r w:rsidRPr="00B54BF6">
        <w:rPr>
          <w:rFonts w:cs="Times New Roman"/>
          <w:color w:val="000000" w:themeColor="text1"/>
          <w:szCs w:val="24"/>
        </w:rPr>
        <w:t xml:space="preserve"> as well as a listing of the claim attributes selected for used</w:t>
      </w:r>
      <w:r w:rsidR="00EE755F">
        <w:rPr>
          <w:rFonts w:cs="Times New Roman"/>
          <w:color w:val="000000" w:themeColor="text1"/>
          <w:szCs w:val="24"/>
        </w:rPr>
        <w:t xml:space="preserve"> to develop the model (Section 4</w:t>
      </w:r>
      <w:r w:rsidRPr="00B54BF6">
        <w:rPr>
          <w:rFonts w:cs="Times New Roman"/>
          <w:color w:val="000000" w:themeColor="text1"/>
          <w:szCs w:val="24"/>
        </w:rPr>
        <w:t>)</w:t>
      </w:r>
      <w:del w:id="27" w:author="Evan Weber" w:date="2016-11-28T11:30:00Z">
        <w:r w:rsidRPr="00B54BF6" w:rsidDel="001813B3">
          <w:rPr>
            <w:rFonts w:cs="Times New Roman"/>
            <w:color w:val="000000" w:themeColor="text1"/>
            <w:szCs w:val="24"/>
          </w:rPr>
          <w:delText>;</w:delText>
        </w:r>
      </w:del>
    </w:p>
    <w:p w14:paraId="779C9691" w14:textId="77777777" w:rsidR="00B54BF6" w:rsidRPr="00B54BF6" w:rsidRDefault="00B54BF6" w:rsidP="00B54BF6">
      <w:pPr>
        <w:pStyle w:val="ListParagraph"/>
        <w:numPr>
          <w:ilvl w:val="0"/>
          <w:numId w:val="14"/>
        </w:numPr>
        <w:spacing w:after="0" w:line="480" w:lineRule="auto"/>
        <w:rPr>
          <w:rFonts w:cs="Times New Roman"/>
          <w:color w:val="000000" w:themeColor="text1"/>
          <w:szCs w:val="24"/>
        </w:rPr>
      </w:pPr>
      <w:r w:rsidRPr="00B54BF6">
        <w:rPr>
          <w:rFonts w:cs="Times New Roman"/>
          <w:color w:val="000000" w:themeColor="text1"/>
          <w:szCs w:val="24"/>
        </w:rPr>
        <w:t xml:space="preserve">A description of the </w:t>
      </w:r>
      <w:r w:rsidR="00791EB5">
        <w:rPr>
          <w:rFonts w:cs="Times New Roman"/>
          <w:color w:val="000000" w:themeColor="text1"/>
          <w:szCs w:val="24"/>
        </w:rPr>
        <w:t>General Hearing Loss</w:t>
      </w:r>
      <w:r w:rsidRPr="00B54BF6">
        <w:rPr>
          <w:rFonts w:cs="Times New Roman"/>
          <w:color w:val="000000" w:themeColor="text1"/>
          <w:szCs w:val="24"/>
        </w:rPr>
        <w:t xml:space="preserve"> Model performance parameters, and the development and optimization process used to sat</w:t>
      </w:r>
      <w:r w:rsidR="00EE755F">
        <w:rPr>
          <w:rFonts w:cs="Times New Roman"/>
          <w:color w:val="000000" w:themeColor="text1"/>
          <w:szCs w:val="24"/>
        </w:rPr>
        <w:t>isfy those parameters (Section 5</w:t>
      </w:r>
      <w:r w:rsidRPr="00B54BF6">
        <w:rPr>
          <w:rFonts w:cs="Times New Roman"/>
          <w:color w:val="000000" w:themeColor="text1"/>
          <w:szCs w:val="24"/>
        </w:rPr>
        <w:t>)</w:t>
      </w:r>
      <w:del w:id="28" w:author="Evan Weber" w:date="2016-11-28T11:30:00Z">
        <w:r w:rsidRPr="00B54BF6" w:rsidDel="001813B3">
          <w:rPr>
            <w:rFonts w:cs="Times New Roman"/>
            <w:color w:val="000000" w:themeColor="text1"/>
            <w:szCs w:val="24"/>
          </w:rPr>
          <w:delText xml:space="preserve">; </w:delText>
        </w:r>
      </w:del>
    </w:p>
    <w:p w14:paraId="4D4922EC" w14:textId="77777777" w:rsidR="001B61EA" w:rsidRDefault="00B54BF6" w:rsidP="00B54BF6">
      <w:pPr>
        <w:pStyle w:val="ListParagraph"/>
        <w:numPr>
          <w:ilvl w:val="0"/>
          <w:numId w:val="14"/>
        </w:numPr>
        <w:spacing w:after="0" w:line="480" w:lineRule="auto"/>
      </w:pPr>
      <w:r w:rsidRPr="00B54BF6">
        <w:rPr>
          <w:rFonts w:cs="Times New Roman"/>
          <w:color w:val="000000" w:themeColor="text1"/>
          <w:szCs w:val="24"/>
        </w:rPr>
        <w:t xml:space="preserve">A description </w:t>
      </w:r>
      <w:r w:rsidR="00791EB5">
        <w:rPr>
          <w:rFonts w:cs="Times New Roman"/>
          <w:color w:val="000000" w:themeColor="text1"/>
          <w:szCs w:val="24"/>
        </w:rPr>
        <w:t>of the General Hearing Loss</w:t>
      </w:r>
      <w:r w:rsidRPr="00B54BF6">
        <w:rPr>
          <w:rFonts w:cs="Times New Roman"/>
          <w:color w:val="000000" w:themeColor="text1"/>
          <w:szCs w:val="24"/>
        </w:rPr>
        <w:t xml:space="preserve"> Model testing and evaluation process, and the statistical resul</w:t>
      </w:r>
      <w:r w:rsidR="00EE755F">
        <w:rPr>
          <w:rFonts w:cs="Times New Roman"/>
          <w:color w:val="000000" w:themeColor="text1"/>
          <w:szCs w:val="24"/>
        </w:rPr>
        <w:t>ts of these processes (Section 6</w:t>
      </w:r>
      <w:r w:rsidRPr="00B54BF6">
        <w:rPr>
          <w:rFonts w:cs="Times New Roman"/>
          <w:color w:val="000000" w:themeColor="text1"/>
          <w:szCs w:val="24"/>
        </w:rPr>
        <w:t>).</w:t>
      </w:r>
    </w:p>
    <w:p w14:paraId="09CDA775" w14:textId="77777777" w:rsidR="00B54BF6" w:rsidRDefault="00B54BF6" w:rsidP="00B54BF6">
      <w:pPr>
        <w:spacing w:after="0" w:line="480" w:lineRule="auto"/>
        <w:rPr>
          <w:rFonts w:cs="Times New Roman"/>
          <w:szCs w:val="24"/>
        </w:rPr>
      </w:pPr>
      <w:r>
        <w:rPr>
          <w:rFonts w:cs="Times New Roman"/>
          <w:szCs w:val="24"/>
        </w:rPr>
        <w:t>Sections 1 and 2 apply generally to all BCDS models, while Section</w:t>
      </w:r>
      <w:r w:rsidR="00EE755F">
        <w:rPr>
          <w:rFonts w:cs="Times New Roman"/>
          <w:szCs w:val="24"/>
        </w:rPr>
        <w:t>s</w:t>
      </w:r>
      <w:r>
        <w:rPr>
          <w:rFonts w:cs="Times New Roman"/>
          <w:szCs w:val="24"/>
        </w:rPr>
        <w:t xml:space="preserve"> 3 through </w:t>
      </w:r>
      <w:r w:rsidR="00EE755F">
        <w:rPr>
          <w:rFonts w:cs="Times New Roman"/>
          <w:szCs w:val="24"/>
        </w:rPr>
        <w:t>6</w:t>
      </w:r>
      <w:r>
        <w:rPr>
          <w:rFonts w:cs="Times New Roman"/>
          <w:szCs w:val="24"/>
        </w:rPr>
        <w:t xml:space="preserve"> are specific to the </w:t>
      </w:r>
      <w:r w:rsidR="00791EB5">
        <w:rPr>
          <w:rFonts w:cs="Times New Roman"/>
          <w:szCs w:val="24"/>
        </w:rPr>
        <w:t>General Hearing Loss Model</w:t>
      </w:r>
      <w:r>
        <w:rPr>
          <w:rFonts w:cs="Times New Roman"/>
          <w:szCs w:val="24"/>
        </w:rPr>
        <w:t>.</w:t>
      </w:r>
    </w:p>
    <w:p w14:paraId="319DE050" w14:textId="77777777" w:rsidR="003C08D3" w:rsidRPr="003C08D3" w:rsidRDefault="003C08D3" w:rsidP="00B54BF6">
      <w:pPr>
        <w:spacing w:after="0" w:line="480" w:lineRule="auto"/>
        <w:rPr>
          <w:rFonts w:cs="Times New Roman"/>
          <w:b/>
          <w:i/>
          <w:szCs w:val="24"/>
        </w:rPr>
      </w:pPr>
      <w:r w:rsidRPr="001813B3">
        <w:rPr>
          <w:rFonts w:cs="Times New Roman"/>
          <w:b/>
          <w:szCs w:val="24"/>
          <w:rPrChange w:id="29" w:author="Evan Weber" w:date="2016-11-28T11:31:00Z">
            <w:rPr>
              <w:rFonts w:cs="Times New Roman"/>
              <w:b/>
              <w:i/>
              <w:szCs w:val="24"/>
            </w:rPr>
          </w:rPrChange>
        </w:rPr>
        <w:t>NOTE:</w:t>
      </w:r>
      <w:r w:rsidRPr="003C08D3">
        <w:rPr>
          <w:rFonts w:cs="Times New Roman"/>
          <w:b/>
          <w:i/>
          <w:szCs w:val="24"/>
        </w:rPr>
        <w:t xml:space="preserve"> </w:t>
      </w:r>
      <w:r w:rsidRPr="001813B3">
        <w:rPr>
          <w:rFonts w:cs="Times New Roman"/>
          <w:szCs w:val="24"/>
          <w:rPrChange w:id="30" w:author="Evan Weber" w:date="2016-11-28T11:31:00Z">
            <w:rPr>
              <w:rFonts w:cs="Times New Roman"/>
              <w:b/>
              <w:i/>
              <w:szCs w:val="24"/>
            </w:rPr>
          </w:rPrChange>
        </w:rPr>
        <w:t xml:space="preserve">Sections 0 through 2 are descriptive of the methodology and consequently are the same in each </w:t>
      </w:r>
      <w:r w:rsidR="003252A6" w:rsidRPr="001813B3">
        <w:rPr>
          <w:rFonts w:cs="Times New Roman"/>
          <w:szCs w:val="24"/>
          <w:rPrChange w:id="31" w:author="Evan Weber" w:date="2016-11-28T11:31:00Z">
            <w:rPr>
              <w:rFonts w:cs="Times New Roman"/>
              <w:b/>
              <w:i/>
              <w:szCs w:val="24"/>
            </w:rPr>
          </w:rPrChange>
        </w:rPr>
        <w:t>Model Manual</w:t>
      </w:r>
      <w:r w:rsidRPr="001813B3">
        <w:rPr>
          <w:rFonts w:cs="Times New Roman"/>
          <w:szCs w:val="24"/>
          <w:rPrChange w:id="32" w:author="Evan Weber" w:date="2016-11-28T11:31:00Z">
            <w:rPr>
              <w:rFonts w:cs="Times New Roman"/>
              <w:b/>
              <w:i/>
              <w:szCs w:val="24"/>
            </w:rPr>
          </w:rPrChange>
        </w:rPr>
        <w:t>.</w:t>
      </w:r>
    </w:p>
    <w:p w14:paraId="10B3285E" w14:textId="77777777" w:rsidR="00B54BF6" w:rsidRPr="001B61EA" w:rsidRDefault="00B54BF6" w:rsidP="00B54BF6">
      <w:pPr>
        <w:pStyle w:val="Heading1"/>
      </w:pPr>
      <w:bookmarkStart w:id="33" w:name="_Toc448223060"/>
      <w:bookmarkStart w:id="34" w:name="_Toc468094183"/>
      <w:r>
        <w:t>Section 1: Background</w:t>
      </w:r>
      <w:bookmarkEnd w:id="33"/>
      <w:bookmarkEnd w:id="34"/>
    </w:p>
    <w:p w14:paraId="442066AE" w14:textId="77777777" w:rsidR="00B54BF6" w:rsidRDefault="00B54BF6" w:rsidP="00B54BF6">
      <w:pPr>
        <w:pStyle w:val="Heading2"/>
      </w:pPr>
      <w:bookmarkStart w:id="35" w:name="_Toc448223061"/>
      <w:bookmarkStart w:id="36" w:name="_Toc468094184"/>
      <w:r w:rsidRPr="00323CA9">
        <w:t>Statistical Adjudication of Disability Compensation Claims</w:t>
      </w:r>
      <w:bookmarkEnd w:id="35"/>
      <w:bookmarkEnd w:id="36"/>
    </w:p>
    <w:p w14:paraId="2A0FF475" w14:textId="2831220A" w:rsidR="00B54BF6" w:rsidRDefault="00B54BF6" w:rsidP="00B54BF6">
      <w:pPr>
        <w:spacing w:after="0" w:line="480" w:lineRule="auto"/>
        <w:rPr>
          <w:rFonts w:cs="Times New Roman"/>
          <w:szCs w:val="24"/>
        </w:rPr>
      </w:pPr>
      <w:r w:rsidRPr="003A0FD6">
        <w:rPr>
          <w:rFonts w:cs="Times New Roman"/>
          <w:szCs w:val="24"/>
        </w:rPr>
        <w:t xml:space="preserve">Between 2013 and 2014, the Veterans Benefits Administration’s (VBA) Office of Compensation Service </w:t>
      </w:r>
      <w:del w:id="37" w:author="Evan Weber" w:date="2016-11-28T11:57:00Z">
        <w:r w:rsidRPr="003A0FD6" w:rsidDel="00AF47E1">
          <w:rPr>
            <w:rFonts w:cs="Times New Roman"/>
            <w:szCs w:val="24"/>
          </w:rPr>
          <w:delText>initiated a research project with</w:delText>
        </w:r>
      </w:del>
      <w:ins w:id="38" w:author="Evan Weber" w:date="2016-11-28T11:57:00Z">
        <w:r w:rsidR="00AF47E1">
          <w:rPr>
            <w:rFonts w:cs="Times New Roman"/>
            <w:szCs w:val="24"/>
          </w:rPr>
          <w:t>asked</w:t>
        </w:r>
      </w:ins>
      <w:r w:rsidRPr="003A0FD6">
        <w:rPr>
          <w:rFonts w:cs="Times New Roman"/>
          <w:szCs w:val="24"/>
        </w:rPr>
        <w:t xml:space="preserve"> the MITRE Corporation to determine the feasibility of using predictive models to adjudicate disability compensation claims with little or no human intervention. </w:t>
      </w:r>
      <w:commentRangeStart w:id="39"/>
      <w:del w:id="40" w:author="Evan Weber" w:date="2016-11-28T11:32:00Z">
        <w:r w:rsidRPr="003A0FD6" w:rsidDel="001813B3">
          <w:rPr>
            <w:rFonts w:cs="Times New Roman"/>
            <w:szCs w:val="24"/>
          </w:rPr>
          <w:delText xml:space="preserve"> </w:delText>
        </w:r>
      </w:del>
      <w:del w:id="41" w:author="Evan Weber" w:date="2016-11-28T11:58:00Z">
        <w:r w:rsidRPr="003A0FD6" w:rsidDel="00B172D8">
          <w:rPr>
            <w:rFonts w:cs="Times New Roman"/>
            <w:szCs w:val="24"/>
          </w:rPr>
          <w:delText xml:space="preserve">Conducted in a laboratory setting, </w:delText>
        </w:r>
        <w:r w:rsidDel="00B172D8">
          <w:rPr>
            <w:rFonts w:cs="Times New Roman"/>
            <w:szCs w:val="24"/>
          </w:rPr>
          <w:delText>t</w:delText>
        </w:r>
      </w:del>
      <w:ins w:id="42" w:author="Evan Weber" w:date="2016-11-28T11:58:00Z">
        <w:r w:rsidR="00B172D8">
          <w:rPr>
            <w:rFonts w:cs="Times New Roman"/>
            <w:szCs w:val="24"/>
          </w:rPr>
          <w:t>T</w:t>
        </w:r>
      </w:ins>
      <w:r>
        <w:rPr>
          <w:rFonts w:cs="Times New Roman"/>
          <w:szCs w:val="24"/>
        </w:rPr>
        <w:t>his</w:t>
      </w:r>
      <w:commentRangeEnd w:id="39"/>
      <w:r w:rsidR="00B172D8">
        <w:rPr>
          <w:rStyle w:val="CommentReference"/>
        </w:rPr>
        <w:commentReference w:id="39"/>
      </w:r>
      <w:r>
        <w:rPr>
          <w:rFonts w:cs="Times New Roman"/>
          <w:szCs w:val="24"/>
        </w:rPr>
        <w:t xml:space="preserve"> research project</w:t>
      </w:r>
      <w:r w:rsidRPr="003A0FD6">
        <w:rPr>
          <w:rFonts w:cs="Times New Roman"/>
          <w:szCs w:val="24"/>
        </w:rPr>
        <w:t xml:space="preserve"> demonstrated that </w:t>
      </w:r>
      <w:ins w:id="43" w:author="Evan Weber" w:date="2016-11-28T12:05:00Z">
        <w:r w:rsidR="00B172D8">
          <w:rPr>
            <w:rFonts w:cs="Times New Roman"/>
            <w:szCs w:val="24"/>
          </w:rPr>
          <w:t xml:space="preserve">Combined Disability </w:t>
        </w:r>
      </w:ins>
      <w:ins w:id="44" w:author="Evan Weber" w:date="2016-11-28T13:29:00Z">
        <w:r w:rsidR="00584FD7">
          <w:rPr>
            <w:rFonts w:cs="Times New Roman"/>
            <w:szCs w:val="24"/>
          </w:rPr>
          <w:t xml:space="preserve">Determination </w:t>
        </w:r>
      </w:ins>
      <w:ins w:id="45" w:author="Evan Weber" w:date="2016-11-28T12:05:00Z">
        <w:r w:rsidR="00B172D8">
          <w:rPr>
            <w:rFonts w:cs="Times New Roman"/>
            <w:szCs w:val="24"/>
          </w:rPr>
          <w:t>(</w:t>
        </w:r>
      </w:ins>
      <w:r>
        <w:rPr>
          <w:rFonts w:cs="Times New Roman"/>
          <w:szCs w:val="24"/>
        </w:rPr>
        <w:t>CDD</w:t>
      </w:r>
      <w:ins w:id="46" w:author="Evan Weber" w:date="2016-11-28T12:05:00Z">
        <w:r w:rsidR="00B172D8">
          <w:rPr>
            <w:rFonts w:cs="Times New Roman"/>
            <w:szCs w:val="24"/>
          </w:rPr>
          <w:t>)</w:t>
        </w:r>
      </w:ins>
      <w:del w:id="47" w:author="Evan Weber" w:date="2016-11-28T12:05:00Z">
        <w:r w:rsidDel="00B172D8">
          <w:rPr>
            <w:rFonts w:cs="Times New Roman"/>
            <w:szCs w:val="24"/>
          </w:rPr>
          <w:delText>s</w:delText>
        </w:r>
      </w:del>
      <w:r>
        <w:rPr>
          <w:rFonts w:cs="Times New Roman"/>
          <w:szCs w:val="24"/>
        </w:rPr>
        <w:t xml:space="preserve"> for </w:t>
      </w:r>
      <w:r w:rsidRPr="003A0FD6">
        <w:rPr>
          <w:rFonts w:cs="Times New Roman"/>
          <w:szCs w:val="24"/>
        </w:rPr>
        <w:t>hearing</w:t>
      </w:r>
      <w:ins w:id="48" w:author="Evan Weber" w:date="2016-11-28T11:32:00Z">
        <w:r w:rsidR="001813B3">
          <w:rPr>
            <w:rFonts w:cs="Times New Roman"/>
            <w:szCs w:val="24"/>
          </w:rPr>
          <w:t>-</w:t>
        </w:r>
      </w:ins>
      <w:r w:rsidRPr="003A0FD6">
        <w:rPr>
          <w:rFonts w:cs="Times New Roman"/>
          <w:szCs w:val="24"/>
        </w:rPr>
        <w:t xml:space="preserve"> and knee</w:t>
      </w:r>
      <w:ins w:id="49" w:author="Evan Weber" w:date="2016-11-28T11:32:00Z">
        <w:r w:rsidR="001813B3">
          <w:rPr>
            <w:rFonts w:cs="Times New Roman"/>
            <w:szCs w:val="24"/>
          </w:rPr>
          <w:t>-</w:t>
        </w:r>
      </w:ins>
      <w:del w:id="50" w:author="Evan Weber" w:date="2016-11-28T11:32:00Z">
        <w:r w:rsidRPr="003A0FD6" w:rsidDel="001813B3">
          <w:rPr>
            <w:rFonts w:cs="Times New Roman"/>
            <w:szCs w:val="24"/>
          </w:rPr>
          <w:delText xml:space="preserve"> </w:delText>
        </w:r>
      </w:del>
      <w:r w:rsidRPr="003A0FD6">
        <w:rPr>
          <w:rFonts w:cs="Times New Roman"/>
          <w:szCs w:val="24"/>
        </w:rPr>
        <w:t>related disability conditions</w:t>
      </w:r>
      <w:r>
        <w:rPr>
          <w:rFonts w:cs="Times New Roman"/>
          <w:szCs w:val="24"/>
        </w:rPr>
        <w:t xml:space="preserve"> can b</w:t>
      </w:r>
      <w:r w:rsidRPr="003A0FD6">
        <w:rPr>
          <w:rFonts w:cs="Times New Roman"/>
          <w:szCs w:val="24"/>
        </w:rPr>
        <w:t>e calculated using machine learning algorithms and other advanced statistical an</w:t>
      </w:r>
      <w:r>
        <w:rPr>
          <w:rFonts w:cs="Times New Roman"/>
          <w:szCs w:val="24"/>
        </w:rPr>
        <w:t xml:space="preserve">alysis methods. </w:t>
      </w:r>
      <w:del w:id="51" w:author="Evan Weber" w:date="2016-11-28T11:32:00Z">
        <w:r w:rsidDel="001813B3">
          <w:rPr>
            <w:rFonts w:cs="Times New Roman"/>
            <w:szCs w:val="24"/>
          </w:rPr>
          <w:delText xml:space="preserve"> </w:delText>
        </w:r>
      </w:del>
      <w:r>
        <w:rPr>
          <w:rFonts w:cs="Times New Roman"/>
          <w:szCs w:val="24"/>
        </w:rPr>
        <w:t xml:space="preserve">MITRE called this capability “statistical adjudication.” </w:t>
      </w:r>
      <w:r w:rsidRPr="003A0FD6">
        <w:rPr>
          <w:rFonts w:cs="Times New Roman"/>
          <w:szCs w:val="24"/>
        </w:rPr>
        <w:t xml:space="preserve">VBA, in collaboration with </w:t>
      </w:r>
      <w:ins w:id="52" w:author="Evan Weber" w:date="2016-11-28T11:33:00Z">
        <w:r w:rsidR="001813B3">
          <w:rPr>
            <w:rFonts w:cs="Times New Roman"/>
            <w:szCs w:val="24"/>
          </w:rPr>
          <w:t>VA Center for Innovation (</w:t>
        </w:r>
      </w:ins>
      <w:r w:rsidRPr="003A0FD6">
        <w:rPr>
          <w:rFonts w:cs="Times New Roman"/>
          <w:szCs w:val="24"/>
        </w:rPr>
        <w:t>VACI</w:t>
      </w:r>
      <w:ins w:id="53" w:author="Evan Weber" w:date="2016-11-28T11:33:00Z">
        <w:r w:rsidR="001813B3">
          <w:rPr>
            <w:rFonts w:cs="Times New Roman"/>
            <w:szCs w:val="24"/>
          </w:rPr>
          <w:t>)</w:t>
        </w:r>
      </w:ins>
      <w:r w:rsidRPr="003A0FD6">
        <w:rPr>
          <w:rFonts w:cs="Times New Roman"/>
          <w:szCs w:val="24"/>
        </w:rPr>
        <w:t xml:space="preserve">, seeks to demonstrate the feasibility of using an automated information technology system to apply similar methods </w:t>
      </w:r>
      <w:r w:rsidRPr="003A0FD6">
        <w:rPr>
          <w:rFonts w:cs="Times New Roman"/>
          <w:szCs w:val="24"/>
        </w:rPr>
        <w:lastRenderedPageBreak/>
        <w:t xml:space="preserve">at scales and performance parameters similar to those experienced during normal VBA claims processing operations. </w:t>
      </w:r>
      <w:r w:rsidRPr="00104DB0">
        <w:rPr>
          <w:rFonts w:cs="Times New Roman"/>
          <w:szCs w:val="24"/>
        </w:rPr>
        <w:t xml:space="preserve">  </w:t>
      </w:r>
    </w:p>
    <w:p w14:paraId="4121FEC7" w14:textId="77777777" w:rsidR="00B54BF6" w:rsidRPr="00376982" w:rsidRDefault="00B54BF6" w:rsidP="00B54BF6">
      <w:pPr>
        <w:pStyle w:val="Heading2"/>
      </w:pPr>
      <w:bookmarkStart w:id="54" w:name="_Toc448223062"/>
      <w:bookmarkStart w:id="55" w:name="_Toc468094185"/>
      <w:r>
        <w:t xml:space="preserve">Observations and </w:t>
      </w:r>
      <w:r w:rsidRPr="00376982">
        <w:t>Limitations</w:t>
      </w:r>
      <w:r>
        <w:t xml:space="preserve"> of Using Statistical Models to Adjudicate Claims for Disability Compensation Benefits</w:t>
      </w:r>
      <w:bookmarkEnd w:id="54"/>
      <w:bookmarkEnd w:id="55"/>
      <w:r>
        <w:t xml:space="preserve"> </w:t>
      </w:r>
      <w:del w:id="56" w:author="Evan Weber" w:date="2016-11-28T11:34:00Z">
        <w:r w:rsidRPr="00376982" w:rsidDel="00296105">
          <w:tab/>
        </w:r>
      </w:del>
    </w:p>
    <w:p w14:paraId="5037DCB4" w14:textId="77777777" w:rsidR="00B172D8" w:rsidRDefault="00B54BF6" w:rsidP="00B54BF6">
      <w:pPr>
        <w:spacing w:after="0" w:line="480" w:lineRule="auto"/>
        <w:rPr>
          <w:ins w:id="57" w:author="Evan Weber" w:date="2016-11-28T12:01:00Z"/>
          <w:rFonts w:cs="Times New Roman"/>
          <w:szCs w:val="24"/>
        </w:rPr>
      </w:pPr>
      <w:r w:rsidRPr="003A0FD6">
        <w:rPr>
          <w:rFonts w:cs="Times New Roman"/>
          <w:szCs w:val="24"/>
        </w:rPr>
        <w:t>Statistical analysis and modeling techniques require</w:t>
      </w:r>
      <w:ins w:id="58" w:author="Evan Weber" w:date="2016-11-28T11:37:00Z">
        <w:r w:rsidR="00552605">
          <w:rPr>
            <w:rFonts w:cs="Times New Roman"/>
            <w:szCs w:val="24"/>
          </w:rPr>
          <w:t xml:space="preserve"> a</w:t>
        </w:r>
      </w:ins>
      <w:r w:rsidRPr="003A0FD6">
        <w:rPr>
          <w:rFonts w:cs="Times New Roman"/>
          <w:szCs w:val="24"/>
        </w:rPr>
        <w:t xml:space="preserve"> substantial statistical basis or foundation for identifying valid meaningful correlations between variables and establishing predictive patterns to determine the calculated outcomes. </w:t>
      </w:r>
      <w:ins w:id="59" w:author="Evan Weber" w:date="2016-11-28T12:00:00Z">
        <w:r w:rsidR="00B172D8">
          <w:rPr>
            <w:rFonts w:cs="Times New Roman"/>
            <w:szCs w:val="24"/>
          </w:rPr>
          <w:t xml:space="preserve">There are two broad claims </w:t>
        </w:r>
      </w:ins>
      <w:del w:id="60" w:author="Evan Weber" w:date="2016-11-28T11:37:00Z">
        <w:r w:rsidRPr="003A0FD6" w:rsidDel="00552605">
          <w:rPr>
            <w:rFonts w:cs="Times New Roman"/>
            <w:szCs w:val="24"/>
          </w:rPr>
          <w:delText xml:space="preserve"> </w:delText>
        </w:r>
      </w:del>
      <w:del w:id="61" w:author="Evan Weber" w:date="2016-11-28T12:00:00Z">
        <w:r w:rsidDel="00B172D8">
          <w:rPr>
            <w:rFonts w:cs="Times New Roman"/>
            <w:szCs w:val="24"/>
          </w:rPr>
          <w:delText>Claims are broadly g</w:delText>
        </w:r>
      </w:del>
      <w:ins w:id="62" w:author="Evan Weber" w:date="2016-11-28T12:01:00Z">
        <w:r w:rsidR="00B172D8">
          <w:rPr>
            <w:rFonts w:cs="Times New Roman"/>
            <w:szCs w:val="24"/>
          </w:rPr>
          <w:t>g</w:t>
        </w:r>
      </w:ins>
      <w:r>
        <w:rPr>
          <w:rFonts w:cs="Times New Roman"/>
          <w:szCs w:val="24"/>
        </w:rPr>
        <w:t>roup</w:t>
      </w:r>
      <w:del w:id="63" w:author="Evan Weber" w:date="2016-11-28T12:01:00Z">
        <w:r w:rsidDel="00B172D8">
          <w:rPr>
            <w:rFonts w:cs="Times New Roman"/>
            <w:szCs w:val="24"/>
          </w:rPr>
          <w:delText>ed</w:delText>
        </w:r>
      </w:del>
      <w:ins w:id="64" w:author="Evan Weber" w:date="2016-11-28T12:01:00Z">
        <w:r w:rsidR="00B172D8">
          <w:rPr>
            <w:rFonts w:cs="Times New Roman"/>
            <w:szCs w:val="24"/>
          </w:rPr>
          <w:t>s</w:t>
        </w:r>
      </w:ins>
      <w:del w:id="65" w:author="Evan Weber" w:date="2016-11-28T12:01:00Z">
        <w:r w:rsidDel="00B172D8">
          <w:rPr>
            <w:rFonts w:cs="Times New Roman"/>
            <w:szCs w:val="24"/>
          </w:rPr>
          <w:delText xml:space="preserve"> into to one of two types</w:delText>
        </w:r>
      </w:del>
      <w:r>
        <w:rPr>
          <w:rFonts w:cs="Times New Roman"/>
          <w:szCs w:val="24"/>
        </w:rPr>
        <w:t xml:space="preserve">: </w:t>
      </w:r>
    </w:p>
    <w:p w14:paraId="0A1AB904" w14:textId="77777777" w:rsidR="00B172D8" w:rsidRDefault="00B54BF6">
      <w:pPr>
        <w:pStyle w:val="ListParagraph"/>
        <w:numPr>
          <w:ilvl w:val="0"/>
          <w:numId w:val="14"/>
        </w:numPr>
        <w:spacing w:line="480" w:lineRule="auto"/>
        <w:rPr>
          <w:ins w:id="66" w:author="Evan Weber" w:date="2016-11-28T12:01:00Z"/>
          <w:rFonts w:cs="Times New Roman"/>
          <w:szCs w:val="24"/>
        </w:rPr>
        <w:pPrChange w:id="67" w:author="Evan Weber" w:date="2016-11-28T12:02:00Z">
          <w:pPr>
            <w:spacing w:after="0" w:line="480" w:lineRule="auto"/>
          </w:pPr>
        </w:pPrChange>
      </w:pPr>
      <w:del w:id="68" w:author="Evan Weber" w:date="2016-11-28T12:01:00Z">
        <w:r w:rsidRPr="00C05E1E" w:rsidDel="00B172D8">
          <w:rPr>
            <w:rFonts w:cs="Times New Roman"/>
            <w:szCs w:val="24"/>
          </w:rPr>
          <w:delText>o</w:delText>
        </w:r>
      </w:del>
      <w:ins w:id="69" w:author="Evan Weber" w:date="2016-11-28T12:01:00Z">
        <w:r w:rsidR="00B172D8">
          <w:rPr>
            <w:rFonts w:cs="Times New Roman"/>
            <w:szCs w:val="24"/>
          </w:rPr>
          <w:t>O</w:t>
        </w:r>
      </w:ins>
      <w:r w:rsidRPr="00C05E1E">
        <w:rPr>
          <w:rFonts w:cs="Times New Roman"/>
          <w:szCs w:val="24"/>
        </w:rPr>
        <w:t>riginal</w:t>
      </w:r>
      <w:del w:id="70" w:author="Evan Weber" w:date="2016-11-28T11:37:00Z">
        <w:r w:rsidRPr="00C05E1E" w:rsidDel="00552605">
          <w:rPr>
            <w:rFonts w:cs="Times New Roman"/>
            <w:szCs w:val="24"/>
          </w:rPr>
          <w:delText xml:space="preserve"> – </w:delText>
        </w:r>
      </w:del>
      <w:ins w:id="71" w:author="Evan Weber" w:date="2016-11-28T11:37:00Z">
        <w:r w:rsidR="00552605" w:rsidRPr="00866379">
          <w:rPr>
            <w:rFonts w:cs="Times New Roman"/>
            <w:szCs w:val="24"/>
          </w:rPr>
          <w:t>—</w:t>
        </w:r>
      </w:ins>
      <w:r w:rsidRPr="00B172D8">
        <w:rPr>
          <w:rFonts w:cs="Times New Roman"/>
          <w:szCs w:val="24"/>
          <w:rPrChange w:id="72" w:author="Evan Weber" w:date="2016-11-28T12:01:00Z">
            <w:rPr/>
          </w:rPrChange>
        </w:rPr>
        <w:t>the first claim filed by a claimant for disability benefits</w:t>
      </w:r>
      <w:del w:id="73" w:author="Evan Weber" w:date="2016-11-28T11:37:00Z">
        <w:r w:rsidRPr="00B172D8" w:rsidDel="00552605">
          <w:rPr>
            <w:rFonts w:cs="Times New Roman"/>
            <w:szCs w:val="24"/>
            <w:rPrChange w:id="74" w:author="Evan Weber" w:date="2016-11-28T12:01:00Z">
              <w:rPr/>
            </w:rPrChange>
          </w:rPr>
          <w:delText>;</w:delText>
        </w:r>
      </w:del>
      <w:r w:rsidRPr="00B172D8">
        <w:rPr>
          <w:rFonts w:cs="Times New Roman"/>
          <w:szCs w:val="24"/>
          <w:rPrChange w:id="75" w:author="Evan Weber" w:date="2016-11-28T12:01:00Z">
            <w:rPr/>
          </w:rPrChange>
        </w:rPr>
        <w:t xml:space="preserve"> </w:t>
      </w:r>
      <w:del w:id="76" w:author="Evan Weber" w:date="2016-11-28T12:01:00Z">
        <w:r w:rsidRPr="00B172D8" w:rsidDel="00B172D8">
          <w:rPr>
            <w:rFonts w:cs="Times New Roman"/>
            <w:szCs w:val="24"/>
            <w:rPrChange w:id="77" w:author="Evan Weber" w:date="2016-11-28T12:01:00Z">
              <w:rPr/>
            </w:rPrChange>
          </w:rPr>
          <w:delText>and s</w:delText>
        </w:r>
      </w:del>
    </w:p>
    <w:p w14:paraId="3E3876D7" w14:textId="77777777" w:rsidR="00B172D8" w:rsidRDefault="00B172D8">
      <w:pPr>
        <w:pStyle w:val="ListParagraph"/>
        <w:numPr>
          <w:ilvl w:val="0"/>
          <w:numId w:val="14"/>
        </w:numPr>
        <w:spacing w:line="480" w:lineRule="auto"/>
        <w:rPr>
          <w:ins w:id="78" w:author="Evan Weber" w:date="2016-11-28T12:02:00Z"/>
          <w:rFonts w:cs="Times New Roman"/>
          <w:szCs w:val="24"/>
        </w:rPr>
        <w:pPrChange w:id="79" w:author="Evan Weber" w:date="2016-11-28T12:02:00Z">
          <w:pPr>
            <w:spacing w:after="0" w:line="480" w:lineRule="auto"/>
          </w:pPr>
        </w:pPrChange>
      </w:pPr>
      <w:ins w:id="80" w:author="Evan Weber" w:date="2016-11-28T12:01:00Z">
        <w:r>
          <w:rPr>
            <w:rFonts w:cs="Times New Roman"/>
            <w:szCs w:val="24"/>
          </w:rPr>
          <w:t>S</w:t>
        </w:r>
      </w:ins>
      <w:r w:rsidR="00B54BF6" w:rsidRPr="00C05E1E">
        <w:rPr>
          <w:rFonts w:cs="Times New Roman"/>
          <w:szCs w:val="24"/>
        </w:rPr>
        <w:t>upplemental</w:t>
      </w:r>
      <w:del w:id="81" w:author="Evan Weber" w:date="2016-11-28T11:37:00Z">
        <w:r w:rsidR="00B54BF6" w:rsidRPr="00C05E1E" w:rsidDel="00552605">
          <w:rPr>
            <w:rFonts w:cs="Times New Roman"/>
            <w:szCs w:val="24"/>
          </w:rPr>
          <w:delText xml:space="preserve"> – </w:delText>
        </w:r>
      </w:del>
      <w:ins w:id="82" w:author="Evan Weber" w:date="2016-11-28T11:37:00Z">
        <w:r w:rsidR="00552605" w:rsidRPr="00866379">
          <w:rPr>
            <w:rFonts w:cs="Times New Roman"/>
            <w:szCs w:val="24"/>
          </w:rPr>
          <w:t>—</w:t>
        </w:r>
      </w:ins>
      <w:r w:rsidR="00B54BF6" w:rsidRPr="00B172D8">
        <w:rPr>
          <w:rFonts w:cs="Times New Roman"/>
          <w:szCs w:val="24"/>
          <w:rPrChange w:id="83" w:author="Evan Weber" w:date="2016-11-28T12:01:00Z">
            <w:rPr/>
          </w:rPrChange>
        </w:rPr>
        <w:t xml:space="preserve">any subsequent claim filed by the claimant seeking to adjust his/her benefit or disability status. </w:t>
      </w:r>
    </w:p>
    <w:p w14:paraId="1733EC47" w14:textId="77777777" w:rsidR="00B54BF6" w:rsidRPr="00B172D8" w:rsidDel="00552605" w:rsidRDefault="00B54BF6">
      <w:pPr>
        <w:spacing w:line="480" w:lineRule="auto"/>
        <w:rPr>
          <w:del w:id="84" w:author="Evan Weber" w:date="2016-11-28T11:38:00Z"/>
        </w:rPr>
        <w:pPrChange w:id="85" w:author="Evan Weber" w:date="2016-11-28T12:02:00Z">
          <w:pPr>
            <w:spacing w:after="0" w:line="480" w:lineRule="auto"/>
          </w:pPr>
        </w:pPrChange>
      </w:pPr>
      <w:del w:id="86" w:author="Evan Weber" w:date="2016-11-28T11:37:00Z">
        <w:r w:rsidRPr="00C05E1E" w:rsidDel="00552605">
          <w:delText xml:space="preserve"> </w:delText>
        </w:r>
      </w:del>
      <w:r w:rsidRPr="00C05E1E">
        <w:t xml:space="preserve">The claimant’s service history </w:t>
      </w:r>
      <w:r w:rsidRPr="00B172D8">
        <w:t xml:space="preserve">and medical information to substantiate disability decisions for the subject disability condition form this statistical foundation. </w:t>
      </w:r>
      <w:del w:id="87" w:author="Evan Weber" w:date="2016-11-28T11:38:00Z">
        <w:r w:rsidRPr="00B172D8" w:rsidDel="00552605">
          <w:delText xml:space="preserve">   </w:delText>
        </w:r>
      </w:del>
      <w:r w:rsidRPr="00B172D8">
        <w:t>For this reason, only supplemental claims where prior information exists (and not original claims) are eligible for statistical adjudication methods at this time.</w:t>
      </w:r>
      <w:ins w:id="88" w:author="Evan Weber" w:date="2016-11-28T11:38:00Z">
        <w:r w:rsidR="00552605" w:rsidRPr="00B172D8">
          <w:t xml:space="preserve"> </w:t>
        </w:r>
      </w:ins>
    </w:p>
    <w:p w14:paraId="3DFC0EEC" w14:textId="77777777" w:rsidR="00B54BF6" w:rsidRPr="00B172D8" w:rsidRDefault="00B54BF6">
      <w:pPr>
        <w:spacing w:line="480" w:lineRule="auto"/>
        <w:pPrChange w:id="89" w:author="Evan Weber" w:date="2016-11-28T12:02:00Z">
          <w:pPr>
            <w:spacing w:after="0" w:line="480" w:lineRule="auto"/>
          </w:pPr>
        </w:pPrChange>
      </w:pPr>
      <w:r w:rsidRPr="00B172D8">
        <w:t>Related limitations include the following:</w:t>
      </w:r>
    </w:p>
    <w:p w14:paraId="09D5573E" w14:textId="77777777" w:rsidR="00B54BF6" w:rsidRDefault="00B54BF6" w:rsidP="00B54BF6">
      <w:pPr>
        <w:pStyle w:val="ListParagraph"/>
        <w:numPr>
          <w:ilvl w:val="0"/>
          <w:numId w:val="18"/>
        </w:numPr>
        <w:spacing w:after="0" w:line="480" w:lineRule="auto"/>
        <w:rPr>
          <w:rFonts w:cs="Times New Roman"/>
          <w:szCs w:val="24"/>
        </w:rPr>
      </w:pPr>
      <w:r>
        <w:rPr>
          <w:rFonts w:cs="Times New Roman"/>
          <w:szCs w:val="24"/>
        </w:rPr>
        <w:t>The subject claim must contain a</w:t>
      </w:r>
      <w:r w:rsidRPr="007510F2">
        <w:rPr>
          <w:rFonts w:cs="Times New Roman"/>
          <w:szCs w:val="24"/>
        </w:rPr>
        <w:t xml:space="preserve">t least one </w:t>
      </w:r>
      <w:r>
        <w:rPr>
          <w:rFonts w:cs="Times New Roman"/>
          <w:szCs w:val="24"/>
        </w:rPr>
        <w:t xml:space="preserve">fully promulgated </w:t>
      </w:r>
      <w:r w:rsidRPr="007510F2">
        <w:rPr>
          <w:rFonts w:cs="Times New Roman"/>
          <w:szCs w:val="24"/>
        </w:rPr>
        <w:t xml:space="preserve">prior disability determination for the specific condition being statistically adjudicated. </w:t>
      </w:r>
      <w:del w:id="90" w:author="Evan Weber" w:date="2016-11-28T11:38:00Z">
        <w:r w:rsidRPr="007510F2" w:rsidDel="00552605">
          <w:rPr>
            <w:rFonts w:cs="Times New Roman"/>
            <w:szCs w:val="24"/>
          </w:rPr>
          <w:delText xml:space="preserve"> </w:delText>
        </w:r>
      </w:del>
      <w:r w:rsidRPr="007510F2">
        <w:rPr>
          <w:rFonts w:cs="Times New Roman"/>
          <w:szCs w:val="24"/>
        </w:rPr>
        <w:t xml:space="preserve">In many cases, </w:t>
      </w:r>
      <w:r>
        <w:rPr>
          <w:rFonts w:cs="Times New Roman"/>
          <w:szCs w:val="24"/>
        </w:rPr>
        <w:t>original claims do</w:t>
      </w:r>
      <w:r w:rsidRPr="007510F2">
        <w:rPr>
          <w:rFonts w:cs="Times New Roman"/>
          <w:szCs w:val="24"/>
        </w:rPr>
        <w:t xml:space="preserve"> not </w:t>
      </w:r>
      <w:r>
        <w:rPr>
          <w:rFonts w:cs="Times New Roman"/>
          <w:szCs w:val="24"/>
        </w:rPr>
        <w:t>include</w:t>
      </w:r>
      <w:r w:rsidRPr="007510F2">
        <w:rPr>
          <w:rFonts w:cs="Times New Roman"/>
          <w:szCs w:val="24"/>
        </w:rPr>
        <w:t xml:space="preserve"> the condition that is the subject of the supplemental claim (e.g., hearing loss may not have been claimed by the Veteran in </w:t>
      </w:r>
      <w:del w:id="91" w:author="Evan Weber" w:date="2016-11-28T12:03:00Z">
        <w:r w:rsidRPr="007510F2" w:rsidDel="00B172D8">
          <w:rPr>
            <w:rFonts w:cs="Times New Roman"/>
            <w:szCs w:val="24"/>
          </w:rPr>
          <w:delText>his/her</w:delText>
        </w:r>
      </w:del>
      <w:ins w:id="92" w:author="Evan Weber" w:date="2016-11-28T12:03:00Z">
        <w:r w:rsidR="00B172D8">
          <w:rPr>
            <w:rFonts w:cs="Times New Roman"/>
            <w:szCs w:val="24"/>
          </w:rPr>
          <w:t>the</w:t>
        </w:r>
      </w:ins>
      <w:r w:rsidRPr="007510F2">
        <w:rPr>
          <w:rFonts w:cs="Times New Roman"/>
          <w:szCs w:val="24"/>
        </w:rPr>
        <w:t xml:space="preserve"> original claim, but </w:t>
      </w:r>
      <w:ins w:id="93" w:author="Evan Weber" w:date="2016-11-28T12:03:00Z">
        <w:r w:rsidR="00B172D8">
          <w:rPr>
            <w:rFonts w:cs="Times New Roman"/>
            <w:szCs w:val="24"/>
          </w:rPr>
          <w:t xml:space="preserve">it </w:t>
        </w:r>
      </w:ins>
      <w:r w:rsidRPr="007510F2">
        <w:rPr>
          <w:rFonts w:cs="Times New Roman"/>
          <w:szCs w:val="24"/>
        </w:rPr>
        <w:t>forms the basis of the supplemental claim for an increase in the Veteran’s overall disability rating).</w:t>
      </w:r>
    </w:p>
    <w:p w14:paraId="5880A164" w14:textId="77777777" w:rsidR="00B54BF6" w:rsidRPr="007510F2" w:rsidRDefault="00B54BF6" w:rsidP="00B54BF6">
      <w:pPr>
        <w:pStyle w:val="ListParagraph"/>
        <w:numPr>
          <w:ilvl w:val="0"/>
          <w:numId w:val="18"/>
        </w:numPr>
        <w:spacing w:after="0" w:line="480" w:lineRule="auto"/>
        <w:rPr>
          <w:rFonts w:cs="Times New Roman"/>
          <w:szCs w:val="24"/>
        </w:rPr>
      </w:pPr>
      <w:r w:rsidRPr="007510F2">
        <w:rPr>
          <w:rFonts w:cs="Times New Roman"/>
          <w:szCs w:val="24"/>
        </w:rPr>
        <w:t>By definition, the claim and prior claimant data must align with general conditions and data for claimants filing similar claims</w:t>
      </w:r>
      <w:del w:id="94" w:author="Evan Weber" w:date="2016-11-28T11:39:00Z">
        <w:r w:rsidRPr="007510F2" w:rsidDel="00552605">
          <w:rPr>
            <w:rFonts w:cs="Times New Roman"/>
            <w:szCs w:val="24"/>
          </w:rPr>
          <w:delText xml:space="preserve"> – </w:delText>
        </w:r>
      </w:del>
      <w:ins w:id="95" w:author="Evan Weber" w:date="2016-11-28T11:39:00Z">
        <w:r w:rsidR="00552605">
          <w:rPr>
            <w:rFonts w:cs="Times New Roman"/>
            <w:szCs w:val="24"/>
          </w:rPr>
          <w:t xml:space="preserve">. </w:t>
        </w:r>
      </w:ins>
      <w:del w:id="96" w:author="Evan Weber" w:date="2016-11-28T11:39:00Z">
        <w:r w:rsidRPr="007510F2" w:rsidDel="00552605">
          <w:rPr>
            <w:rFonts w:cs="Times New Roman"/>
            <w:szCs w:val="24"/>
          </w:rPr>
          <w:delText>u</w:delText>
        </w:r>
      </w:del>
      <w:ins w:id="97" w:author="Evan Weber" w:date="2016-11-28T11:39:00Z">
        <w:r w:rsidR="00552605">
          <w:rPr>
            <w:rFonts w:cs="Times New Roman"/>
            <w:szCs w:val="24"/>
          </w:rPr>
          <w:t>U</w:t>
        </w:r>
      </w:ins>
      <w:r w:rsidRPr="007510F2">
        <w:rPr>
          <w:rFonts w:cs="Times New Roman"/>
          <w:szCs w:val="24"/>
        </w:rPr>
        <w:t xml:space="preserve">nique conditions may be eligible, but </w:t>
      </w:r>
      <w:r>
        <w:rPr>
          <w:rFonts w:cs="Times New Roman"/>
          <w:szCs w:val="24"/>
        </w:rPr>
        <w:t>are u</w:t>
      </w:r>
      <w:r w:rsidRPr="007510F2">
        <w:rPr>
          <w:rFonts w:cs="Times New Roman"/>
          <w:szCs w:val="24"/>
        </w:rPr>
        <w:t>n</w:t>
      </w:r>
      <w:r>
        <w:rPr>
          <w:rFonts w:cs="Times New Roman"/>
          <w:szCs w:val="24"/>
        </w:rPr>
        <w:t>-addressable</w:t>
      </w:r>
      <w:r w:rsidRPr="007510F2">
        <w:rPr>
          <w:rFonts w:cs="Times New Roman"/>
          <w:szCs w:val="24"/>
        </w:rPr>
        <w:t xml:space="preserve"> </w:t>
      </w:r>
      <w:r>
        <w:rPr>
          <w:rFonts w:cs="Times New Roman"/>
          <w:szCs w:val="24"/>
        </w:rPr>
        <w:t>(</w:t>
      </w:r>
      <w:r w:rsidRPr="007510F2">
        <w:rPr>
          <w:rFonts w:cs="Times New Roman"/>
          <w:szCs w:val="24"/>
        </w:rPr>
        <w:t xml:space="preserve">as </w:t>
      </w:r>
      <w:r w:rsidRPr="007510F2">
        <w:rPr>
          <w:rFonts w:cs="Times New Roman"/>
          <w:szCs w:val="24"/>
        </w:rPr>
        <w:lastRenderedPageBreak/>
        <w:t>distinguished from inaccurately adjudicated</w:t>
      </w:r>
      <w:r>
        <w:rPr>
          <w:rFonts w:cs="Times New Roman"/>
          <w:szCs w:val="24"/>
        </w:rPr>
        <w:t>)</w:t>
      </w:r>
      <w:r w:rsidRPr="007510F2">
        <w:rPr>
          <w:rFonts w:cs="Times New Roman"/>
          <w:szCs w:val="24"/>
        </w:rPr>
        <w:t xml:space="preserve">. </w:t>
      </w:r>
      <w:del w:id="98" w:author="Evan Weber" w:date="2016-11-28T11:39:00Z">
        <w:r w:rsidRPr="007510F2" w:rsidDel="00552605">
          <w:rPr>
            <w:rFonts w:cs="Times New Roman"/>
            <w:szCs w:val="24"/>
          </w:rPr>
          <w:delText xml:space="preserve"> In the one case</w:delText>
        </w:r>
      </w:del>
      <w:ins w:id="99" w:author="Evan Weber" w:date="2016-11-28T11:39:00Z">
        <w:r w:rsidR="00552605">
          <w:rPr>
            <w:rFonts w:cs="Times New Roman"/>
            <w:szCs w:val="24"/>
          </w:rPr>
          <w:t>For example</w:t>
        </w:r>
      </w:ins>
      <w:r w:rsidRPr="007510F2">
        <w:rPr>
          <w:rFonts w:cs="Times New Roman"/>
          <w:szCs w:val="24"/>
        </w:rPr>
        <w:t xml:space="preserve">, a claim may resemble a known predictive pattern but the model </w:t>
      </w:r>
      <w:r>
        <w:rPr>
          <w:rFonts w:cs="Times New Roman"/>
          <w:szCs w:val="24"/>
        </w:rPr>
        <w:t>will</w:t>
      </w:r>
      <w:r w:rsidRPr="007510F2">
        <w:rPr>
          <w:rFonts w:cs="Times New Roman"/>
          <w:szCs w:val="24"/>
        </w:rPr>
        <w:t xml:space="preserve"> return an inaccurate disability determination, while the facts relating to an </w:t>
      </w:r>
      <w:r>
        <w:rPr>
          <w:rFonts w:cs="Times New Roman"/>
          <w:szCs w:val="24"/>
        </w:rPr>
        <w:t>un-addressable</w:t>
      </w:r>
      <w:r w:rsidRPr="007510F2">
        <w:rPr>
          <w:rFonts w:cs="Times New Roman"/>
          <w:szCs w:val="24"/>
        </w:rPr>
        <w:t xml:space="preserve"> claim </w:t>
      </w:r>
      <w:r>
        <w:rPr>
          <w:rFonts w:cs="Times New Roman"/>
          <w:szCs w:val="24"/>
        </w:rPr>
        <w:t>in</w:t>
      </w:r>
      <w:r w:rsidRPr="007510F2">
        <w:rPr>
          <w:rFonts w:cs="Times New Roman"/>
          <w:szCs w:val="24"/>
        </w:rPr>
        <w:t xml:space="preserve">adequately resemble those of claims </w:t>
      </w:r>
      <w:r>
        <w:rPr>
          <w:rFonts w:cs="Times New Roman"/>
          <w:szCs w:val="24"/>
        </w:rPr>
        <w:t xml:space="preserve">supplying </w:t>
      </w:r>
      <w:r w:rsidRPr="007510F2">
        <w:rPr>
          <w:rFonts w:cs="Times New Roman"/>
          <w:szCs w:val="24"/>
        </w:rPr>
        <w:t xml:space="preserve">the </w:t>
      </w:r>
      <w:r>
        <w:rPr>
          <w:rFonts w:cs="Times New Roman"/>
          <w:szCs w:val="24"/>
        </w:rPr>
        <w:t xml:space="preserve">statistical </w:t>
      </w:r>
      <w:r w:rsidRPr="007510F2">
        <w:rPr>
          <w:rFonts w:cs="Times New Roman"/>
          <w:szCs w:val="24"/>
        </w:rPr>
        <w:t xml:space="preserve">basis of the </w:t>
      </w:r>
      <w:r>
        <w:rPr>
          <w:rFonts w:cs="Times New Roman"/>
          <w:szCs w:val="24"/>
        </w:rPr>
        <w:t>model</w:t>
      </w:r>
      <w:r w:rsidRPr="007510F2">
        <w:rPr>
          <w:rFonts w:cs="Times New Roman"/>
          <w:szCs w:val="24"/>
        </w:rPr>
        <w:t>.</w:t>
      </w:r>
    </w:p>
    <w:p w14:paraId="59BC5830" w14:textId="77777777" w:rsidR="00B54BF6" w:rsidRPr="003A0FD6" w:rsidRDefault="00B54BF6" w:rsidP="00B54BF6">
      <w:pPr>
        <w:spacing w:after="0" w:line="480" w:lineRule="auto"/>
        <w:rPr>
          <w:rFonts w:cs="Times New Roman"/>
          <w:szCs w:val="24"/>
        </w:rPr>
      </w:pPr>
      <w:r w:rsidRPr="003A0FD6">
        <w:rPr>
          <w:rFonts w:cs="Times New Roman"/>
          <w:szCs w:val="24"/>
        </w:rPr>
        <w:t xml:space="preserve">The potential operational efficiencies offered to VBA through the automation of supplemental claims adjudication are enormous, notwithstanding these limitations. </w:t>
      </w:r>
      <w:del w:id="100" w:author="Evan Weber" w:date="2016-11-28T11:40:00Z">
        <w:r w:rsidRPr="003A0FD6" w:rsidDel="00552605">
          <w:rPr>
            <w:rFonts w:cs="Times New Roman"/>
            <w:szCs w:val="24"/>
          </w:rPr>
          <w:delText xml:space="preserve"> </w:delText>
        </w:r>
      </w:del>
      <w:r w:rsidRPr="003A0FD6">
        <w:rPr>
          <w:rFonts w:cs="Times New Roman"/>
          <w:szCs w:val="24"/>
        </w:rPr>
        <w:t xml:space="preserve">Supplemental claims compose 61 percent of all claims requiring a “rating” (the substantiation and evaluation of medical evidence to make an award determination). </w:t>
      </w:r>
      <w:del w:id="101" w:author="Evan Weber" w:date="2016-11-28T11:40:00Z">
        <w:r w:rsidRPr="003A0FD6" w:rsidDel="00552605">
          <w:rPr>
            <w:rFonts w:cs="Times New Roman"/>
            <w:szCs w:val="24"/>
          </w:rPr>
          <w:delText xml:space="preserve"> </w:delText>
        </w:r>
      </w:del>
      <w:r w:rsidRPr="003A0FD6">
        <w:rPr>
          <w:rFonts w:cs="Times New Roman"/>
          <w:szCs w:val="24"/>
        </w:rPr>
        <w:t>The claims are similarly labor and time intensive, often requiring additional medical examinations, records collection, and evaluations.</w:t>
      </w:r>
    </w:p>
    <w:p w14:paraId="299001A1" w14:textId="77777777" w:rsidR="00B54BF6" w:rsidRDefault="00B54BF6" w:rsidP="00B54BF6">
      <w:pPr>
        <w:pStyle w:val="Heading2"/>
      </w:pPr>
      <w:bookmarkStart w:id="102" w:name="_Toc448223063"/>
      <w:bookmarkStart w:id="103" w:name="_Toc468094186"/>
      <w:r w:rsidRPr="00DD670F">
        <w:t xml:space="preserve">Summary of </w:t>
      </w:r>
      <w:r>
        <w:t>MITRE</w:t>
      </w:r>
      <w:r w:rsidRPr="00DD670F">
        <w:t xml:space="preserve"> </w:t>
      </w:r>
      <w:r>
        <w:t xml:space="preserve">Corporation’s </w:t>
      </w:r>
      <w:r w:rsidRPr="00DD670F">
        <w:t>Methodology</w:t>
      </w:r>
      <w:bookmarkEnd w:id="102"/>
      <w:bookmarkEnd w:id="103"/>
    </w:p>
    <w:p w14:paraId="149B4F50" w14:textId="77777777" w:rsidR="00B54BF6" w:rsidRPr="003A0FD6" w:rsidRDefault="00B54BF6" w:rsidP="00B54BF6">
      <w:pPr>
        <w:spacing w:after="0" w:line="480" w:lineRule="auto"/>
        <w:rPr>
          <w:rFonts w:cs="Times New Roman"/>
          <w:szCs w:val="24"/>
        </w:rPr>
      </w:pPr>
      <w:r w:rsidRPr="003A0FD6">
        <w:rPr>
          <w:rFonts w:cs="Times New Roman"/>
          <w:szCs w:val="24"/>
        </w:rPr>
        <w:t xml:space="preserve">The methodology used by MITRE to complete its analyses is documented in a series of engineering notebooks (completed under Contract No. VA118A13J0421/VBA OSP COMPENSATION SERVICES CLIN 0005 IFCAP 101-J47030). </w:t>
      </w:r>
      <w:del w:id="104" w:author="Evan Weber" w:date="2016-11-28T11:40:00Z">
        <w:r w:rsidRPr="003A0FD6" w:rsidDel="00552605">
          <w:rPr>
            <w:rFonts w:cs="Times New Roman"/>
            <w:szCs w:val="24"/>
          </w:rPr>
          <w:delText xml:space="preserve">  </w:delText>
        </w:r>
      </w:del>
      <w:r w:rsidRPr="003A0FD6">
        <w:rPr>
          <w:rFonts w:cs="Times New Roman"/>
          <w:szCs w:val="24"/>
        </w:rPr>
        <w:t xml:space="preserve">MITRE’s methodology </w:t>
      </w:r>
      <w:del w:id="105" w:author="Evan Weber" w:date="2016-11-28T12:04:00Z">
        <w:r w:rsidDel="00B172D8">
          <w:rPr>
            <w:rFonts w:cs="Times New Roman"/>
            <w:szCs w:val="24"/>
          </w:rPr>
          <w:delText>is</w:delText>
        </w:r>
      </w:del>
      <w:ins w:id="106" w:author="Evan Weber" w:date="2016-11-28T12:04:00Z">
        <w:r w:rsidR="00B172D8">
          <w:rPr>
            <w:rFonts w:cs="Times New Roman"/>
            <w:szCs w:val="24"/>
          </w:rPr>
          <w:t>was as follows</w:t>
        </w:r>
      </w:ins>
      <w:del w:id="107" w:author="Evan Weber" w:date="2016-11-28T12:04:00Z">
        <w:r w:rsidRPr="003A0FD6" w:rsidDel="00B172D8">
          <w:rPr>
            <w:rFonts w:cs="Times New Roman"/>
            <w:szCs w:val="24"/>
          </w:rPr>
          <w:delText xml:space="preserve"> summarized </w:delText>
        </w:r>
        <w:r w:rsidDel="00B172D8">
          <w:rPr>
            <w:rFonts w:cs="Times New Roman"/>
            <w:szCs w:val="24"/>
          </w:rPr>
          <w:delText>below</w:delText>
        </w:r>
      </w:del>
      <w:ins w:id="108" w:author="Evan Weber" w:date="2016-11-28T12:04:00Z">
        <w:r w:rsidR="00B172D8">
          <w:rPr>
            <w:rFonts w:cs="Times New Roman"/>
            <w:szCs w:val="24"/>
          </w:rPr>
          <w:t>:</w:t>
        </w:r>
      </w:ins>
      <w:del w:id="109" w:author="Evan Weber" w:date="2016-11-28T12:04:00Z">
        <w:r w:rsidRPr="003A0FD6" w:rsidDel="00B172D8">
          <w:rPr>
            <w:rFonts w:cs="Times New Roman"/>
            <w:szCs w:val="24"/>
          </w:rPr>
          <w:delText>.</w:delText>
        </w:r>
      </w:del>
    </w:p>
    <w:p w14:paraId="253E7107" w14:textId="77777777" w:rsidR="00B54BF6" w:rsidRDefault="00B54BF6" w:rsidP="00B54BF6">
      <w:pPr>
        <w:pStyle w:val="ListParagraph"/>
        <w:numPr>
          <w:ilvl w:val="0"/>
          <w:numId w:val="19"/>
        </w:numPr>
        <w:spacing w:after="0" w:line="480" w:lineRule="auto"/>
        <w:rPr>
          <w:rFonts w:cs="Times New Roman"/>
          <w:szCs w:val="24"/>
        </w:rPr>
      </w:pPr>
      <w:r>
        <w:rPr>
          <w:rFonts w:cs="Times New Roman"/>
          <w:szCs w:val="24"/>
        </w:rPr>
        <w:t xml:space="preserve">VA supplied </w:t>
      </w:r>
      <w:r w:rsidRPr="007510F2">
        <w:rPr>
          <w:rFonts w:cs="Times New Roman"/>
          <w:szCs w:val="24"/>
        </w:rPr>
        <w:t>MITRE (and later, the BCDS</w:t>
      </w:r>
      <w:ins w:id="110" w:author="Evan Weber" w:date="2016-11-28T11:40:00Z">
        <w:r w:rsidR="00552605">
          <w:rPr>
            <w:rFonts w:cs="Times New Roman"/>
            <w:szCs w:val="24"/>
          </w:rPr>
          <w:t>S</w:t>
        </w:r>
      </w:ins>
      <w:r w:rsidRPr="007510F2">
        <w:rPr>
          <w:rFonts w:cs="Times New Roman"/>
          <w:szCs w:val="24"/>
        </w:rPr>
        <w:t xml:space="preserve"> team) with a set of claims and veteran data for the purpose of the analysis. These VBA claims and rating decision data were first “conditioned,” a process that involves aligning the claims data with the corresponding decision data to produce a chronological claimant adjudication history and “feature vector.” </w:t>
      </w:r>
      <w:del w:id="111" w:author="Evan Weber" w:date="2016-11-28T11:41:00Z">
        <w:r w:rsidRPr="007510F2" w:rsidDel="00552605">
          <w:rPr>
            <w:rFonts w:cs="Times New Roman"/>
            <w:szCs w:val="24"/>
          </w:rPr>
          <w:delText xml:space="preserve"> </w:delText>
        </w:r>
      </w:del>
      <w:r w:rsidRPr="007510F2">
        <w:rPr>
          <w:rFonts w:cs="Times New Roman"/>
          <w:szCs w:val="24"/>
        </w:rPr>
        <w:t xml:space="preserve">This “feature vector” </w:t>
      </w:r>
      <w:r>
        <w:rPr>
          <w:rFonts w:cs="Times New Roman"/>
          <w:szCs w:val="24"/>
        </w:rPr>
        <w:t>constitutes a</w:t>
      </w:r>
      <w:r w:rsidRPr="007510F2">
        <w:rPr>
          <w:rFonts w:cs="Times New Roman"/>
          <w:szCs w:val="24"/>
        </w:rPr>
        <w:t xml:space="preserve"> recurring sequence of claim attributes and the “trajectory” of related decisions that result in common outcomes.  </w:t>
      </w:r>
    </w:p>
    <w:p w14:paraId="6782DF86" w14:textId="77777777" w:rsidR="00B54BF6" w:rsidRDefault="00B54BF6" w:rsidP="00B54BF6">
      <w:pPr>
        <w:pStyle w:val="ListParagraph"/>
        <w:numPr>
          <w:ilvl w:val="0"/>
          <w:numId w:val="19"/>
        </w:numPr>
        <w:spacing w:after="0" w:line="480" w:lineRule="auto"/>
        <w:rPr>
          <w:rFonts w:cs="Times New Roman"/>
          <w:szCs w:val="24"/>
        </w:rPr>
      </w:pPr>
      <w:r w:rsidRPr="007510F2">
        <w:rPr>
          <w:rFonts w:cs="Times New Roman"/>
          <w:szCs w:val="24"/>
        </w:rPr>
        <w:t>Machine</w:t>
      </w:r>
      <w:ins w:id="112" w:author="Evan Weber" w:date="2016-11-28T12:07:00Z">
        <w:r w:rsidR="00B172D8">
          <w:rPr>
            <w:rFonts w:cs="Times New Roman"/>
            <w:szCs w:val="24"/>
          </w:rPr>
          <w:t>-</w:t>
        </w:r>
      </w:ins>
      <w:del w:id="113" w:author="Evan Weber" w:date="2016-11-28T12:07:00Z">
        <w:r w:rsidRPr="007510F2" w:rsidDel="00B172D8">
          <w:rPr>
            <w:rFonts w:cs="Times New Roman"/>
            <w:szCs w:val="24"/>
          </w:rPr>
          <w:delText xml:space="preserve"> </w:delText>
        </w:r>
      </w:del>
      <w:r w:rsidRPr="007510F2">
        <w:rPr>
          <w:rFonts w:cs="Times New Roman"/>
          <w:szCs w:val="24"/>
        </w:rPr>
        <w:t xml:space="preserve">learning algorithms or “classifiers” (e.g., Random Forest, Logistic Regression, Ordinal Logistic Regression (OLR), and Auto-encoder) were </w:t>
      </w:r>
      <w:del w:id="114" w:author="Evan Weber" w:date="2016-11-28T12:07:00Z">
        <w:r w:rsidRPr="007510F2" w:rsidDel="00B172D8">
          <w:rPr>
            <w:rFonts w:cs="Times New Roman"/>
            <w:szCs w:val="24"/>
          </w:rPr>
          <w:delText>next applied</w:delText>
        </w:r>
      </w:del>
      <w:ins w:id="115" w:author="Evan Weber" w:date="2016-11-28T12:07:00Z">
        <w:r w:rsidR="00B172D8">
          <w:rPr>
            <w:rFonts w:cs="Times New Roman"/>
            <w:szCs w:val="24"/>
          </w:rPr>
          <w:t>used</w:t>
        </w:r>
      </w:ins>
      <w:r w:rsidRPr="007510F2">
        <w:rPr>
          <w:rFonts w:cs="Times New Roman"/>
          <w:szCs w:val="24"/>
        </w:rPr>
        <w:t xml:space="preserve"> to quantify the relative importance of a suite of common claim attributes (or features) </w:t>
      </w:r>
      <w:del w:id="116" w:author="Evan Weber" w:date="2016-11-28T12:07:00Z">
        <w:r w:rsidDel="00B172D8">
          <w:rPr>
            <w:rFonts w:cs="Times New Roman"/>
            <w:szCs w:val="24"/>
          </w:rPr>
          <w:delText>in</w:delText>
        </w:r>
        <w:r w:rsidRPr="007510F2" w:rsidDel="00B172D8">
          <w:rPr>
            <w:rFonts w:cs="Times New Roman"/>
            <w:szCs w:val="24"/>
          </w:rPr>
          <w:delText xml:space="preserve"> </w:delText>
        </w:r>
      </w:del>
      <w:ins w:id="117" w:author="Evan Weber" w:date="2016-11-28T12:07:00Z">
        <w:r w:rsidR="00B172D8">
          <w:rPr>
            <w:rFonts w:cs="Times New Roman"/>
            <w:szCs w:val="24"/>
          </w:rPr>
          <w:t>for</w:t>
        </w:r>
        <w:r w:rsidR="00B172D8" w:rsidRPr="007510F2">
          <w:rPr>
            <w:rFonts w:cs="Times New Roman"/>
            <w:szCs w:val="24"/>
          </w:rPr>
          <w:t xml:space="preserve"> </w:t>
        </w:r>
      </w:ins>
      <w:r w:rsidRPr="007510F2">
        <w:rPr>
          <w:rFonts w:cs="Times New Roman"/>
          <w:szCs w:val="24"/>
        </w:rPr>
        <w:t xml:space="preserve">determining the CDD for subject conditions within supplemental claims, across samples of the above described claimant adjudication </w:t>
      </w:r>
      <w:r w:rsidRPr="007510F2">
        <w:rPr>
          <w:rFonts w:cs="Times New Roman"/>
          <w:szCs w:val="24"/>
        </w:rPr>
        <w:lastRenderedPageBreak/>
        <w:t xml:space="preserve">histories. </w:t>
      </w:r>
      <w:del w:id="118" w:author="Evan Weber" w:date="2016-11-28T11:43:00Z">
        <w:r w:rsidRPr="007510F2" w:rsidDel="00552605">
          <w:rPr>
            <w:rFonts w:cs="Times New Roman"/>
            <w:szCs w:val="24"/>
          </w:rPr>
          <w:delText xml:space="preserve"> </w:delText>
        </w:r>
      </w:del>
      <w:r w:rsidRPr="007510F2">
        <w:rPr>
          <w:rFonts w:cs="Times New Roman"/>
          <w:szCs w:val="24"/>
        </w:rPr>
        <w:t xml:space="preserve">Those features with greatest predictive value were </w:t>
      </w:r>
      <w:del w:id="119" w:author="Evan Weber" w:date="2016-11-28T12:08:00Z">
        <w:r w:rsidRPr="007510F2" w:rsidDel="00534EF5">
          <w:rPr>
            <w:rFonts w:cs="Times New Roman"/>
            <w:szCs w:val="24"/>
          </w:rPr>
          <w:delText xml:space="preserve">then </w:delText>
        </w:r>
      </w:del>
      <w:r w:rsidRPr="007510F2">
        <w:rPr>
          <w:rFonts w:cs="Times New Roman"/>
          <w:szCs w:val="24"/>
        </w:rPr>
        <w:t>subject</w:t>
      </w:r>
      <w:ins w:id="120" w:author="Evan Weber" w:date="2016-11-28T12:09:00Z">
        <w:r w:rsidR="00534EF5">
          <w:rPr>
            <w:rFonts w:cs="Times New Roman"/>
            <w:szCs w:val="24"/>
          </w:rPr>
          <w:t>ed</w:t>
        </w:r>
      </w:ins>
      <w:del w:id="121" w:author="Evan Weber" w:date="2016-11-28T12:08:00Z">
        <w:r w:rsidRPr="007510F2" w:rsidDel="00534EF5">
          <w:rPr>
            <w:rFonts w:cs="Times New Roman"/>
            <w:szCs w:val="24"/>
          </w:rPr>
          <w:delText>ed</w:delText>
        </w:r>
      </w:del>
      <w:r w:rsidRPr="007510F2">
        <w:rPr>
          <w:rFonts w:cs="Times New Roman"/>
          <w:szCs w:val="24"/>
        </w:rPr>
        <w:t xml:space="preserve"> to testing and predictive modeling.</w:t>
      </w:r>
    </w:p>
    <w:p w14:paraId="22C60A8C" w14:textId="77777777" w:rsidR="00B54BF6" w:rsidRDefault="00B54BF6" w:rsidP="00B54BF6">
      <w:pPr>
        <w:pStyle w:val="ListParagraph"/>
        <w:numPr>
          <w:ilvl w:val="0"/>
          <w:numId w:val="19"/>
        </w:numPr>
        <w:spacing w:after="0" w:line="480" w:lineRule="auto"/>
        <w:rPr>
          <w:rFonts w:cs="Times New Roman"/>
          <w:szCs w:val="24"/>
        </w:rPr>
      </w:pPr>
      <w:r w:rsidRPr="007510F2">
        <w:rPr>
          <w:rFonts w:cs="Times New Roman"/>
          <w:szCs w:val="24"/>
        </w:rPr>
        <w:t xml:space="preserve">The classifiers were also applied to evaluate their relative performance in predicting the CDD of randomly selected (eligible) claims. </w:t>
      </w:r>
      <w:del w:id="122" w:author="Evan Weber" w:date="2016-11-28T11:43:00Z">
        <w:r w:rsidRPr="007510F2" w:rsidDel="00552605">
          <w:rPr>
            <w:rFonts w:cs="Times New Roman"/>
            <w:szCs w:val="24"/>
          </w:rPr>
          <w:delText xml:space="preserve">  </w:delText>
        </w:r>
      </w:del>
      <w:r w:rsidRPr="007510F2">
        <w:rPr>
          <w:rFonts w:cs="Times New Roman"/>
          <w:szCs w:val="24"/>
        </w:rPr>
        <w:t>The above-mentioned data</w:t>
      </w:r>
      <w:del w:id="123" w:author="Evan Weber" w:date="2016-11-28T12:10:00Z">
        <w:r w:rsidRPr="007510F2" w:rsidDel="00534EF5">
          <w:rPr>
            <w:rFonts w:cs="Times New Roman"/>
            <w:szCs w:val="24"/>
          </w:rPr>
          <w:delText xml:space="preserve"> </w:delText>
        </w:r>
      </w:del>
      <w:r w:rsidRPr="007510F2">
        <w:rPr>
          <w:rFonts w:cs="Times New Roman"/>
          <w:szCs w:val="24"/>
        </w:rPr>
        <w:t xml:space="preserve">set, once conditioned, was segmented into a Training Set and a Test Set. “Training” data supplied the analytical basis for determining correlations between features to calculate the predicted CDD. </w:t>
      </w:r>
      <w:del w:id="124" w:author="Evan Weber" w:date="2016-11-28T11:43:00Z">
        <w:r w:rsidRPr="007510F2" w:rsidDel="00552605">
          <w:rPr>
            <w:rFonts w:cs="Times New Roman"/>
            <w:szCs w:val="24"/>
          </w:rPr>
          <w:delText xml:space="preserve"> </w:delText>
        </w:r>
      </w:del>
      <w:r w:rsidRPr="007510F2">
        <w:rPr>
          <w:rFonts w:cs="Times New Roman"/>
          <w:szCs w:val="24"/>
        </w:rPr>
        <w:t xml:space="preserve">Separate sample claims were then used to test the predictive capabilities.  </w:t>
      </w:r>
    </w:p>
    <w:p w14:paraId="228F61CC" w14:textId="77777777" w:rsidR="00B54BF6" w:rsidRPr="007510F2" w:rsidRDefault="00B54BF6" w:rsidP="00552605">
      <w:pPr>
        <w:pStyle w:val="ListParagraph"/>
        <w:numPr>
          <w:ilvl w:val="0"/>
          <w:numId w:val="19"/>
        </w:numPr>
        <w:spacing w:after="0" w:line="480" w:lineRule="auto"/>
        <w:rPr>
          <w:rFonts w:cs="Times New Roman"/>
          <w:szCs w:val="24"/>
        </w:rPr>
      </w:pPr>
      <w:r w:rsidRPr="007510F2">
        <w:rPr>
          <w:rFonts w:cs="Times New Roman"/>
          <w:szCs w:val="24"/>
        </w:rPr>
        <w:t>Results were measured based on through</w:t>
      </w:r>
      <w:del w:id="125" w:author="Evan Weber" w:date="2016-11-28T11:43:00Z">
        <w:r w:rsidRPr="007510F2" w:rsidDel="00552605">
          <w:rPr>
            <w:rFonts w:cs="Times New Roman"/>
            <w:szCs w:val="24"/>
          </w:rPr>
          <w:delText>-</w:delText>
        </w:r>
      </w:del>
      <w:r w:rsidRPr="007510F2">
        <w:rPr>
          <w:rFonts w:cs="Times New Roman"/>
          <w:szCs w:val="24"/>
        </w:rPr>
        <w:t xml:space="preserve">put (the “ratio of the number of claims processed by the classifier to the total number of claims”) and accuracy (the percentage of predicted CDDs that are equal to the CDD assigned by the responsible </w:t>
      </w:r>
      <w:ins w:id="126" w:author="Evan Weber" w:date="2016-11-28T11:44:00Z">
        <w:r w:rsidR="00552605" w:rsidRPr="00552605">
          <w:rPr>
            <w:rFonts w:cs="Times New Roman"/>
            <w:szCs w:val="24"/>
          </w:rPr>
          <w:t>Rating Veterans Service Representative (</w:t>
        </w:r>
      </w:ins>
      <w:r w:rsidRPr="007510F2">
        <w:rPr>
          <w:rFonts w:cs="Times New Roman"/>
          <w:szCs w:val="24"/>
        </w:rPr>
        <w:t xml:space="preserve">RVSR). </w:t>
      </w:r>
    </w:p>
    <w:p w14:paraId="71A786C7" w14:textId="51E6FF3C" w:rsidR="00B54BF6" w:rsidRDefault="00B54BF6" w:rsidP="00B54BF6">
      <w:pPr>
        <w:spacing w:after="0" w:line="480" w:lineRule="auto"/>
        <w:rPr>
          <w:rFonts w:cs="Times New Roman"/>
          <w:szCs w:val="24"/>
        </w:rPr>
      </w:pPr>
      <w:r>
        <w:rPr>
          <w:rFonts w:cs="Times New Roman"/>
          <w:szCs w:val="24"/>
        </w:rPr>
        <w:t>MITRE’s work established</w:t>
      </w:r>
      <w:r w:rsidRPr="003A0FD6">
        <w:rPr>
          <w:rFonts w:cs="Times New Roman"/>
          <w:szCs w:val="24"/>
        </w:rPr>
        <w:t xml:space="preserve"> the relative importance of specific features</w:t>
      </w:r>
      <w:del w:id="127" w:author="Evan Weber" w:date="2016-11-28T11:45:00Z">
        <w:r w:rsidRPr="003A0FD6" w:rsidDel="00552605">
          <w:rPr>
            <w:rFonts w:cs="Times New Roman"/>
            <w:szCs w:val="24"/>
          </w:rPr>
          <w:delText>,</w:delText>
        </w:r>
      </w:del>
      <w:r w:rsidRPr="003A0FD6">
        <w:rPr>
          <w:rFonts w:cs="Times New Roman"/>
          <w:szCs w:val="24"/>
        </w:rPr>
        <w:t xml:space="preserve"> and </w:t>
      </w:r>
      <w:r>
        <w:rPr>
          <w:rFonts w:cs="Times New Roman"/>
          <w:szCs w:val="24"/>
        </w:rPr>
        <w:t>identifie</w:t>
      </w:r>
      <w:ins w:id="128" w:author="Evan Weber" w:date="2016-11-28T12:37:00Z">
        <w:r w:rsidR="008C1A91">
          <w:rPr>
            <w:rFonts w:cs="Times New Roman"/>
            <w:szCs w:val="24"/>
          </w:rPr>
          <w:t>d</w:t>
        </w:r>
      </w:ins>
      <w:del w:id="129" w:author="Evan Weber" w:date="2016-11-28T12:37:00Z">
        <w:r w:rsidDel="008C1A91">
          <w:rPr>
            <w:rFonts w:cs="Times New Roman"/>
            <w:szCs w:val="24"/>
          </w:rPr>
          <w:delText>s</w:delText>
        </w:r>
      </w:del>
      <w:r>
        <w:rPr>
          <w:rFonts w:cs="Times New Roman"/>
          <w:szCs w:val="24"/>
        </w:rPr>
        <w:t xml:space="preserve"> </w:t>
      </w:r>
      <w:r w:rsidRPr="003A0FD6">
        <w:rPr>
          <w:rFonts w:cs="Times New Roman"/>
          <w:szCs w:val="24"/>
        </w:rPr>
        <w:t xml:space="preserve">methods </w:t>
      </w:r>
      <w:r>
        <w:rPr>
          <w:rFonts w:cs="Times New Roman"/>
          <w:szCs w:val="24"/>
        </w:rPr>
        <w:t>that can</w:t>
      </w:r>
      <w:r w:rsidRPr="003A0FD6">
        <w:rPr>
          <w:rFonts w:cs="Times New Roman"/>
          <w:szCs w:val="24"/>
        </w:rPr>
        <w:t xml:space="preserve"> be used to quantify their importanc</w:t>
      </w:r>
      <w:r>
        <w:rPr>
          <w:rFonts w:cs="Times New Roman"/>
          <w:szCs w:val="24"/>
        </w:rPr>
        <w:t xml:space="preserve">e. </w:t>
      </w:r>
      <w:del w:id="130" w:author="Evan Weber" w:date="2016-11-28T11:45:00Z">
        <w:r w:rsidDel="00552605">
          <w:rPr>
            <w:rFonts w:cs="Times New Roman"/>
            <w:szCs w:val="24"/>
          </w:rPr>
          <w:delText xml:space="preserve"> </w:delText>
        </w:r>
      </w:del>
      <w:r>
        <w:rPr>
          <w:rFonts w:cs="Times New Roman"/>
          <w:szCs w:val="24"/>
        </w:rPr>
        <w:t>These analyses also provide</w:t>
      </w:r>
      <w:r w:rsidRPr="003A0FD6">
        <w:rPr>
          <w:rFonts w:cs="Times New Roman"/>
          <w:szCs w:val="24"/>
        </w:rPr>
        <w:t xml:space="preserve"> </w:t>
      </w:r>
      <w:r>
        <w:rPr>
          <w:rFonts w:cs="Times New Roman"/>
          <w:szCs w:val="24"/>
        </w:rPr>
        <w:t xml:space="preserve">performance </w:t>
      </w:r>
      <w:r w:rsidRPr="003A0FD6">
        <w:rPr>
          <w:rFonts w:cs="Times New Roman"/>
          <w:szCs w:val="24"/>
        </w:rPr>
        <w:t xml:space="preserve">evaluations of various classifiers </w:t>
      </w:r>
      <w:r>
        <w:rPr>
          <w:rFonts w:cs="Times New Roman"/>
          <w:szCs w:val="24"/>
        </w:rPr>
        <w:t>MITRE applied to</w:t>
      </w:r>
      <w:r w:rsidRPr="003A0FD6">
        <w:rPr>
          <w:rFonts w:cs="Times New Roman"/>
          <w:szCs w:val="24"/>
        </w:rPr>
        <w:t xml:space="preserve"> statistically adjudicate claims that match specific fact patterns. These patterns </w:t>
      </w:r>
      <w:del w:id="131" w:author="Evan Weber" w:date="2016-11-28T12:38:00Z">
        <w:r w:rsidRPr="003A0FD6" w:rsidDel="008C1A91">
          <w:rPr>
            <w:rFonts w:cs="Times New Roman"/>
            <w:szCs w:val="24"/>
          </w:rPr>
          <w:delText>are composed of</w:delText>
        </w:r>
      </w:del>
      <w:ins w:id="132" w:author="Evan Weber" w:date="2016-11-28T12:38:00Z">
        <w:r w:rsidR="008C1A91">
          <w:rPr>
            <w:rFonts w:cs="Times New Roman"/>
            <w:szCs w:val="24"/>
          </w:rPr>
          <w:t>include</w:t>
        </w:r>
      </w:ins>
      <w:r w:rsidRPr="003A0FD6">
        <w:rPr>
          <w:rFonts w:cs="Times New Roman"/>
          <w:szCs w:val="24"/>
        </w:rPr>
        <w:t xml:space="preserve"> the features identified as having significant predictive value</w:t>
      </w:r>
      <w:ins w:id="133" w:author="Evan Weber" w:date="2016-11-28T11:45:00Z">
        <w:r w:rsidR="00552605">
          <w:rPr>
            <w:rFonts w:cs="Times New Roman"/>
            <w:szCs w:val="24"/>
          </w:rPr>
          <w:t>,</w:t>
        </w:r>
      </w:ins>
      <w:r w:rsidRPr="003A0FD6">
        <w:rPr>
          <w:rFonts w:cs="Times New Roman"/>
          <w:szCs w:val="24"/>
        </w:rPr>
        <w:t xml:space="preserve"> </w:t>
      </w:r>
      <w:del w:id="134" w:author="Evan Weber" w:date="2016-11-28T11:45:00Z">
        <w:r w:rsidRPr="003A0FD6" w:rsidDel="00552605">
          <w:rPr>
            <w:rFonts w:cs="Times New Roman"/>
            <w:szCs w:val="24"/>
          </w:rPr>
          <w:delText xml:space="preserve">– </w:delText>
        </w:r>
      </w:del>
      <w:del w:id="135" w:author="Evan Weber" w:date="2016-11-28T12:38:00Z">
        <w:r w:rsidRPr="003A0FD6" w:rsidDel="008C1A91">
          <w:rPr>
            <w:rFonts w:cs="Times New Roman"/>
            <w:szCs w:val="24"/>
          </w:rPr>
          <w:delText>including</w:delText>
        </w:r>
      </w:del>
      <w:ins w:id="136" w:author="Evan Weber" w:date="2016-11-28T12:38:00Z">
        <w:r w:rsidR="008C1A91">
          <w:rPr>
            <w:rFonts w:cs="Times New Roman"/>
            <w:szCs w:val="24"/>
          </w:rPr>
          <w:t>as well as</w:t>
        </w:r>
      </w:ins>
      <w:r w:rsidRPr="003A0FD6">
        <w:rPr>
          <w:rFonts w:cs="Times New Roman"/>
          <w:szCs w:val="24"/>
        </w:rPr>
        <w:t xml:space="preserve"> prior claimant adjudication decisions, time periods between the subject claim and prior decisions, the diagnostic information used to describe those decisions, attributes of the claimant (</w:t>
      </w:r>
      <w:del w:id="137" w:author="Evan Weber" w:date="2016-11-28T12:37:00Z">
        <w:r w:rsidRPr="003A0FD6" w:rsidDel="008C1A91">
          <w:rPr>
            <w:rFonts w:cs="Times New Roman"/>
            <w:szCs w:val="24"/>
          </w:rPr>
          <w:delText xml:space="preserve">his/her </w:delText>
        </w:r>
      </w:del>
      <w:r w:rsidRPr="003A0FD6">
        <w:rPr>
          <w:rFonts w:cs="Times New Roman"/>
          <w:szCs w:val="24"/>
        </w:rPr>
        <w:t xml:space="preserve">age at the time of filing, etc.), and </w:t>
      </w:r>
      <w:del w:id="138" w:author="Evan Weber" w:date="2016-11-28T12:38:00Z">
        <w:r w:rsidRPr="003A0FD6" w:rsidDel="008C1A91">
          <w:rPr>
            <w:rFonts w:cs="Times New Roman"/>
            <w:szCs w:val="24"/>
          </w:rPr>
          <w:delText xml:space="preserve">finally, </w:delText>
        </w:r>
      </w:del>
      <w:r w:rsidRPr="003A0FD6">
        <w:rPr>
          <w:rFonts w:cs="Times New Roman"/>
          <w:szCs w:val="24"/>
        </w:rPr>
        <w:t>data within the subject claim (e.g., the contention classification codes used to describe the Veteran’s new claimed disability).</w:t>
      </w:r>
      <w:r>
        <w:rPr>
          <w:rFonts w:cs="Times New Roman"/>
          <w:szCs w:val="24"/>
        </w:rPr>
        <w:t xml:space="preserve">  </w:t>
      </w:r>
    </w:p>
    <w:p w14:paraId="42EA7EEC" w14:textId="77777777" w:rsidR="00B54BF6" w:rsidRDefault="00B54BF6" w:rsidP="00B54BF6">
      <w:pPr>
        <w:pStyle w:val="Heading1"/>
      </w:pPr>
      <w:bookmarkStart w:id="139" w:name="_Toc448223064"/>
      <w:bookmarkStart w:id="140" w:name="_Toc468094187"/>
      <w:r>
        <w:t>Section 2: Conceptual Design and Model Development Approach</w:t>
      </w:r>
      <w:bookmarkEnd w:id="139"/>
      <w:bookmarkEnd w:id="140"/>
    </w:p>
    <w:p w14:paraId="3913FCAD" w14:textId="77777777" w:rsidR="00B54BF6" w:rsidRDefault="00B54BF6" w:rsidP="00B54BF6">
      <w:pPr>
        <w:pStyle w:val="Heading2"/>
      </w:pPr>
      <w:bookmarkStart w:id="141" w:name="_Toc448223065"/>
      <w:bookmarkStart w:id="142" w:name="_Toc468094188"/>
      <w:r>
        <w:t>BCDS</w:t>
      </w:r>
      <w:ins w:id="143" w:author="Evan Weber" w:date="2016-11-28T11:45:00Z">
        <w:r w:rsidR="00552605">
          <w:t>S</w:t>
        </w:r>
      </w:ins>
      <w:r>
        <w:t xml:space="preserve"> Model</w:t>
      </w:r>
      <w:del w:id="144" w:author="Evan Weber" w:date="2016-11-28T11:46:00Z">
        <w:r w:rsidDel="00552605">
          <w:delText xml:space="preserve"> - </w:delText>
        </w:r>
      </w:del>
      <w:ins w:id="145" w:author="Evan Weber" w:date="2016-11-28T11:46:00Z">
        <w:r w:rsidR="00552605">
          <w:t>—</w:t>
        </w:r>
      </w:ins>
      <w:r>
        <w:t>Conceptual Design</w:t>
      </w:r>
      <w:bookmarkEnd w:id="141"/>
      <w:bookmarkEnd w:id="142"/>
    </w:p>
    <w:p w14:paraId="4ED143A0" w14:textId="2DFBFE6B" w:rsidR="00B54BF6" w:rsidRPr="003A0FD6" w:rsidRDefault="00B54BF6" w:rsidP="00B54BF6">
      <w:pPr>
        <w:spacing w:after="0" w:line="480" w:lineRule="auto"/>
        <w:rPr>
          <w:rFonts w:cs="Times New Roman"/>
          <w:szCs w:val="24"/>
        </w:rPr>
      </w:pPr>
      <w:r>
        <w:rPr>
          <w:rFonts w:cs="Times New Roman"/>
          <w:szCs w:val="24"/>
        </w:rPr>
        <w:t>The BCDS</w:t>
      </w:r>
      <w:ins w:id="146" w:author="Evan Weber" w:date="2016-11-28T11:45:00Z">
        <w:r w:rsidR="00552605">
          <w:rPr>
            <w:rFonts w:cs="Times New Roman"/>
            <w:szCs w:val="24"/>
          </w:rPr>
          <w:t>S</w:t>
        </w:r>
      </w:ins>
      <w:r>
        <w:rPr>
          <w:rFonts w:cs="Times New Roman"/>
          <w:szCs w:val="24"/>
        </w:rPr>
        <w:t xml:space="preserve"> team evaluated </w:t>
      </w:r>
      <w:r w:rsidRPr="003A0FD6">
        <w:rPr>
          <w:rFonts w:cs="Times New Roman"/>
          <w:szCs w:val="24"/>
        </w:rPr>
        <w:t>MITRE’s analytical methodology for statistically adjudicating claims for scalability and the ease with which the classifiers</w:t>
      </w:r>
      <w:del w:id="147" w:author="Evan Weber" w:date="2016-11-28T11:46:00Z">
        <w:r w:rsidRPr="003A0FD6" w:rsidDel="00552605">
          <w:rPr>
            <w:rFonts w:cs="Times New Roman"/>
            <w:szCs w:val="24"/>
          </w:rPr>
          <w:delText xml:space="preserve"> </w:delText>
        </w:r>
        <w:r w:rsidDel="00552605">
          <w:rPr>
            <w:rFonts w:cs="Times New Roman"/>
            <w:szCs w:val="24"/>
          </w:rPr>
          <w:delText>-</w:delText>
        </w:r>
      </w:del>
      <w:ins w:id="148" w:author="Evan Weber" w:date="2016-11-28T11:46:00Z">
        <w:r w:rsidR="00552605">
          <w:rPr>
            <w:rFonts w:cs="Times New Roman"/>
            <w:szCs w:val="24"/>
          </w:rPr>
          <w:t>—</w:t>
        </w:r>
      </w:ins>
      <w:r w:rsidRPr="003A0FD6">
        <w:rPr>
          <w:rFonts w:cs="Times New Roman"/>
          <w:szCs w:val="24"/>
        </w:rPr>
        <w:t>as described in the Engineering Notebooks</w:t>
      </w:r>
      <w:del w:id="149" w:author="Evan Weber" w:date="2016-11-28T11:46:00Z">
        <w:r w:rsidRPr="003A0FD6" w:rsidDel="00552605">
          <w:rPr>
            <w:rFonts w:cs="Times New Roman"/>
            <w:szCs w:val="24"/>
          </w:rPr>
          <w:delText xml:space="preserve"> </w:delText>
        </w:r>
        <w:r w:rsidDel="00552605">
          <w:rPr>
            <w:rFonts w:cs="Times New Roman"/>
            <w:szCs w:val="24"/>
          </w:rPr>
          <w:delText xml:space="preserve">- </w:delText>
        </w:r>
      </w:del>
      <w:ins w:id="150" w:author="Evan Weber" w:date="2016-11-28T11:46:00Z">
        <w:r w:rsidR="00552605">
          <w:rPr>
            <w:rFonts w:cs="Times New Roman"/>
            <w:szCs w:val="24"/>
          </w:rPr>
          <w:t>—</w:t>
        </w:r>
      </w:ins>
      <w:r w:rsidRPr="003A0FD6">
        <w:rPr>
          <w:rFonts w:cs="Times New Roman"/>
          <w:szCs w:val="24"/>
        </w:rPr>
        <w:t xml:space="preserve">could be automated. </w:t>
      </w:r>
      <w:del w:id="151" w:author="Evan Weber" w:date="2016-11-28T11:46:00Z">
        <w:r w:rsidRPr="003A0FD6" w:rsidDel="00552605">
          <w:rPr>
            <w:rFonts w:cs="Times New Roman"/>
            <w:szCs w:val="24"/>
          </w:rPr>
          <w:delText xml:space="preserve"> </w:delText>
        </w:r>
      </w:del>
      <w:r w:rsidRPr="003A0FD6">
        <w:rPr>
          <w:rFonts w:cs="Times New Roman"/>
          <w:szCs w:val="24"/>
        </w:rPr>
        <w:t>The BCDS</w:t>
      </w:r>
      <w:ins w:id="152" w:author="Evan Weber" w:date="2016-11-28T11:46:00Z">
        <w:r w:rsidR="00552605">
          <w:rPr>
            <w:rFonts w:cs="Times New Roman"/>
            <w:szCs w:val="24"/>
          </w:rPr>
          <w:t>S</w:t>
        </w:r>
      </w:ins>
      <w:r w:rsidRPr="003A0FD6">
        <w:rPr>
          <w:rFonts w:cs="Times New Roman"/>
          <w:szCs w:val="24"/>
        </w:rPr>
        <w:t xml:space="preserve"> team’s evaluation suggested that a simpler approach </w:t>
      </w:r>
      <w:del w:id="153" w:author="Evan Weber" w:date="2016-11-28T12:39:00Z">
        <w:r w:rsidDel="008C1A91">
          <w:rPr>
            <w:rFonts w:cs="Times New Roman"/>
            <w:szCs w:val="24"/>
          </w:rPr>
          <w:delText>that used</w:delText>
        </w:r>
      </w:del>
      <w:ins w:id="154" w:author="Evan Weber" w:date="2016-11-28T12:39:00Z">
        <w:r w:rsidR="008C1A91">
          <w:rPr>
            <w:rFonts w:cs="Times New Roman"/>
            <w:szCs w:val="24"/>
          </w:rPr>
          <w:t>using</w:t>
        </w:r>
      </w:ins>
      <w:r w:rsidRPr="003A0FD6">
        <w:rPr>
          <w:rFonts w:cs="Times New Roman"/>
          <w:szCs w:val="24"/>
        </w:rPr>
        <w:t xml:space="preserve"> a pattern-</w:t>
      </w:r>
      <w:r w:rsidRPr="003A0FD6">
        <w:rPr>
          <w:rFonts w:cs="Times New Roman"/>
          <w:szCs w:val="24"/>
        </w:rPr>
        <w:lastRenderedPageBreak/>
        <w:t xml:space="preserve">matching architecture </w:t>
      </w:r>
      <w:del w:id="155" w:author="Evan Weber" w:date="2016-11-28T12:39:00Z">
        <w:r w:rsidRPr="003A0FD6" w:rsidDel="008C1A91">
          <w:rPr>
            <w:rFonts w:cs="Times New Roman"/>
            <w:szCs w:val="24"/>
          </w:rPr>
          <w:delText xml:space="preserve">might be adopted </w:delText>
        </w:r>
        <w:r w:rsidDel="008C1A91">
          <w:rPr>
            <w:rFonts w:cs="Times New Roman"/>
            <w:szCs w:val="24"/>
          </w:rPr>
          <w:delText>to</w:delText>
        </w:r>
      </w:del>
      <w:ins w:id="156" w:author="Evan Weber" w:date="2016-11-28T12:39:00Z">
        <w:r w:rsidR="008C1A91">
          <w:rPr>
            <w:rFonts w:cs="Times New Roman"/>
            <w:szCs w:val="24"/>
          </w:rPr>
          <w:t>could</w:t>
        </w:r>
      </w:ins>
      <w:r>
        <w:rPr>
          <w:rFonts w:cs="Times New Roman"/>
          <w:szCs w:val="24"/>
        </w:rPr>
        <w:t xml:space="preserve"> streamline </w:t>
      </w:r>
      <w:r w:rsidR="003252A6">
        <w:rPr>
          <w:rFonts w:cs="Times New Roman"/>
          <w:szCs w:val="24"/>
        </w:rPr>
        <w:t>rating calculation and prediction,</w:t>
      </w:r>
      <w:r>
        <w:rPr>
          <w:rFonts w:cs="Times New Roman"/>
          <w:szCs w:val="24"/>
        </w:rPr>
        <w:t xml:space="preserve"> and provide enhanced scalability. </w:t>
      </w:r>
      <w:del w:id="157" w:author="Evan Weber" w:date="2016-11-28T11:46:00Z">
        <w:r w:rsidDel="00552605">
          <w:rPr>
            <w:rFonts w:cs="Times New Roman"/>
            <w:szCs w:val="24"/>
          </w:rPr>
          <w:delText xml:space="preserve"> </w:delText>
        </w:r>
      </w:del>
      <w:r w:rsidR="003252A6">
        <w:rPr>
          <w:rFonts w:cs="Times New Roman"/>
          <w:szCs w:val="24"/>
        </w:rPr>
        <w:t>This</w:t>
      </w:r>
      <w:r>
        <w:rPr>
          <w:rFonts w:cs="Times New Roman"/>
          <w:szCs w:val="24"/>
        </w:rPr>
        <w:t xml:space="preserve"> approach </w:t>
      </w:r>
      <w:r w:rsidR="003252A6">
        <w:rPr>
          <w:rFonts w:cs="Times New Roman"/>
          <w:szCs w:val="24"/>
        </w:rPr>
        <w:t>r</w:t>
      </w:r>
      <w:r w:rsidRPr="003A0FD6">
        <w:rPr>
          <w:rFonts w:cs="Times New Roman"/>
          <w:szCs w:val="24"/>
        </w:rPr>
        <w:t>etain</w:t>
      </w:r>
      <w:r>
        <w:rPr>
          <w:rFonts w:cs="Times New Roman"/>
          <w:szCs w:val="24"/>
        </w:rPr>
        <w:t>s</w:t>
      </w:r>
      <w:r w:rsidRPr="003A0FD6">
        <w:rPr>
          <w:rFonts w:cs="Times New Roman"/>
          <w:szCs w:val="24"/>
        </w:rPr>
        <w:t xml:space="preserve"> the ability to </w:t>
      </w:r>
      <w:r>
        <w:rPr>
          <w:rFonts w:cs="Times New Roman"/>
          <w:szCs w:val="24"/>
        </w:rPr>
        <w:t>apply</w:t>
      </w:r>
      <w:r w:rsidRPr="003A0FD6">
        <w:rPr>
          <w:rFonts w:cs="Times New Roman"/>
          <w:szCs w:val="24"/>
        </w:rPr>
        <w:t xml:space="preserve"> OLR or other classifier</w:t>
      </w:r>
      <w:r>
        <w:rPr>
          <w:rFonts w:cs="Times New Roman"/>
          <w:szCs w:val="24"/>
        </w:rPr>
        <w:t>s</w:t>
      </w:r>
      <w:r w:rsidRPr="003A0FD6">
        <w:rPr>
          <w:rFonts w:cs="Times New Roman"/>
          <w:szCs w:val="24"/>
        </w:rPr>
        <w:t xml:space="preserve"> should such </w:t>
      </w:r>
      <w:r>
        <w:rPr>
          <w:rFonts w:cs="Times New Roman"/>
          <w:szCs w:val="24"/>
        </w:rPr>
        <w:t xml:space="preserve">analytical </w:t>
      </w:r>
      <w:r w:rsidRPr="003A0FD6">
        <w:rPr>
          <w:rFonts w:cs="Times New Roman"/>
          <w:szCs w:val="24"/>
        </w:rPr>
        <w:t>capabilities become necessary</w:t>
      </w:r>
      <w:r>
        <w:rPr>
          <w:rFonts w:cs="Times New Roman"/>
          <w:szCs w:val="24"/>
        </w:rPr>
        <w:t xml:space="preserve"> to satisfy performance parameters</w:t>
      </w:r>
      <w:r w:rsidRPr="003A0FD6">
        <w:rPr>
          <w:rFonts w:cs="Times New Roman"/>
          <w:szCs w:val="24"/>
        </w:rPr>
        <w:t>.</w:t>
      </w:r>
      <w:del w:id="158" w:author="Evan Weber" w:date="2016-11-28T11:48:00Z">
        <w:r w:rsidRPr="003A0FD6" w:rsidDel="00AF47E1">
          <w:rPr>
            <w:rFonts w:cs="Times New Roman"/>
            <w:szCs w:val="24"/>
          </w:rPr>
          <w:delText xml:space="preserve"> </w:delText>
        </w:r>
      </w:del>
      <w:r w:rsidRPr="003A0FD6">
        <w:rPr>
          <w:rFonts w:cs="Times New Roman"/>
          <w:szCs w:val="24"/>
        </w:rPr>
        <w:t xml:space="preserve"> </w:t>
      </w:r>
      <w:del w:id="159" w:author="Evan Weber" w:date="2016-11-28T12:40:00Z">
        <w:r w:rsidRPr="003A0FD6" w:rsidDel="008C1A91">
          <w:rPr>
            <w:rFonts w:cs="Times New Roman"/>
            <w:szCs w:val="24"/>
          </w:rPr>
          <w:delText xml:space="preserve">This </w:delText>
        </w:r>
      </w:del>
      <w:ins w:id="160" w:author="Evan Weber" w:date="2016-11-28T12:40:00Z">
        <w:r w:rsidR="008C1A91" w:rsidRPr="003A0FD6">
          <w:rPr>
            <w:rFonts w:cs="Times New Roman"/>
            <w:szCs w:val="24"/>
          </w:rPr>
          <w:t>Th</w:t>
        </w:r>
        <w:r w:rsidR="008C1A91">
          <w:rPr>
            <w:rFonts w:cs="Times New Roman"/>
            <w:szCs w:val="24"/>
          </w:rPr>
          <w:t>e BCDSS team</w:t>
        </w:r>
        <w:r w:rsidR="008C1A91" w:rsidRPr="003A0FD6">
          <w:rPr>
            <w:rFonts w:cs="Times New Roman"/>
            <w:szCs w:val="24"/>
          </w:rPr>
          <w:t xml:space="preserve"> </w:t>
        </w:r>
        <w:r w:rsidR="008C1A91">
          <w:rPr>
            <w:rFonts w:cs="Times New Roman"/>
            <w:szCs w:val="24"/>
          </w:rPr>
          <w:t xml:space="preserve">based this </w:t>
        </w:r>
      </w:ins>
      <w:r w:rsidRPr="003A0FD6">
        <w:rPr>
          <w:rFonts w:cs="Times New Roman"/>
          <w:szCs w:val="24"/>
        </w:rPr>
        <w:t xml:space="preserve">hypothesis </w:t>
      </w:r>
      <w:del w:id="161" w:author="Evan Weber" w:date="2016-11-28T12:40:00Z">
        <w:r w:rsidRPr="003A0FD6" w:rsidDel="008C1A91">
          <w:rPr>
            <w:rFonts w:cs="Times New Roman"/>
            <w:szCs w:val="24"/>
          </w:rPr>
          <w:delText xml:space="preserve">was based </w:delText>
        </w:r>
      </w:del>
      <w:r w:rsidRPr="003A0FD6">
        <w:rPr>
          <w:rFonts w:cs="Times New Roman"/>
          <w:szCs w:val="24"/>
        </w:rPr>
        <w:t>on</w:t>
      </w:r>
      <w:r>
        <w:rPr>
          <w:rFonts w:cs="Times New Roman"/>
          <w:szCs w:val="24"/>
        </w:rPr>
        <w:t xml:space="preserve"> the following</w:t>
      </w:r>
      <w:r w:rsidRPr="003A0FD6">
        <w:rPr>
          <w:rFonts w:cs="Times New Roman"/>
          <w:szCs w:val="24"/>
        </w:rPr>
        <w:t>:</w:t>
      </w:r>
    </w:p>
    <w:p w14:paraId="4D1C359A" w14:textId="77777777" w:rsidR="00B54BF6" w:rsidRPr="002752AC" w:rsidRDefault="00B54BF6" w:rsidP="00B54BF6">
      <w:pPr>
        <w:pStyle w:val="ListParagraph"/>
        <w:numPr>
          <w:ilvl w:val="0"/>
          <w:numId w:val="20"/>
        </w:numPr>
        <w:spacing w:after="0" w:line="480" w:lineRule="auto"/>
        <w:rPr>
          <w:rFonts w:cs="Times New Roman"/>
          <w:szCs w:val="24"/>
        </w:rPr>
      </w:pPr>
      <w:r>
        <w:rPr>
          <w:rFonts w:cs="Times New Roman"/>
          <w:szCs w:val="24"/>
        </w:rPr>
        <w:t>A</w:t>
      </w:r>
      <w:r w:rsidRPr="002752AC">
        <w:rPr>
          <w:rFonts w:cs="Times New Roman"/>
          <w:szCs w:val="24"/>
        </w:rPr>
        <w:t xml:space="preserve"> cursory analysis of supplemental claims for increase containing at least one ear</w:t>
      </w:r>
      <w:ins w:id="162" w:author="Evan Weber" w:date="2016-11-28T11:48:00Z">
        <w:r w:rsidR="00AF47E1">
          <w:rPr>
            <w:rFonts w:cs="Times New Roman"/>
            <w:szCs w:val="24"/>
          </w:rPr>
          <w:t>-</w:t>
        </w:r>
      </w:ins>
      <w:del w:id="163" w:author="Evan Weber" w:date="2016-11-28T11:48:00Z">
        <w:r w:rsidRPr="002752AC" w:rsidDel="00AF47E1">
          <w:rPr>
            <w:rFonts w:cs="Times New Roman"/>
            <w:szCs w:val="24"/>
          </w:rPr>
          <w:delText xml:space="preserve"> </w:delText>
        </w:r>
      </w:del>
      <w:r w:rsidRPr="002752AC">
        <w:rPr>
          <w:rFonts w:cs="Times New Roman"/>
          <w:szCs w:val="24"/>
        </w:rPr>
        <w:t>related contention indicated that most claimants file, on a</w:t>
      </w:r>
      <w:r>
        <w:rPr>
          <w:rFonts w:cs="Times New Roman"/>
          <w:szCs w:val="24"/>
        </w:rPr>
        <w:t xml:space="preserve">verage, less than </w:t>
      </w:r>
      <w:del w:id="164" w:author="Evan Weber" w:date="2016-11-28T11:48:00Z">
        <w:r w:rsidDel="00AF47E1">
          <w:rPr>
            <w:rFonts w:cs="Times New Roman"/>
            <w:szCs w:val="24"/>
          </w:rPr>
          <w:delText xml:space="preserve">2 </w:delText>
        </w:r>
      </w:del>
      <w:ins w:id="165" w:author="Evan Weber" w:date="2016-11-28T11:48:00Z">
        <w:r w:rsidR="00AF47E1">
          <w:rPr>
            <w:rFonts w:cs="Times New Roman"/>
            <w:szCs w:val="24"/>
          </w:rPr>
          <w:t xml:space="preserve">two </w:t>
        </w:r>
      </w:ins>
      <w:r>
        <w:rPr>
          <w:rFonts w:cs="Times New Roman"/>
          <w:szCs w:val="24"/>
        </w:rPr>
        <w:t xml:space="preserve">such claims. </w:t>
      </w:r>
      <w:del w:id="166" w:author="Evan Weber" w:date="2016-11-28T11:48:00Z">
        <w:r w:rsidDel="00AF47E1">
          <w:rPr>
            <w:rFonts w:cs="Times New Roman"/>
            <w:szCs w:val="24"/>
          </w:rPr>
          <w:delText xml:space="preserve"> </w:delText>
        </w:r>
      </w:del>
      <w:r>
        <w:rPr>
          <w:rFonts w:cs="Times New Roman"/>
          <w:szCs w:val="24"/>
        </w:rPr>
        <w:t xml:space="preserve">The team concluded </w:t>
      </w:r>
      <w:r w:rsidRPr="002752AC">
        <w:rPr>
          <w:rFonts w:cs="Times New Roman"/>
          <w:szCs w:val="24"/>
        </w:rPr>
        <w:t>event-specific analysis might yield just as accurate a result</w:t>
      </w:r>
      <w:r>
        <w:rPr>
          <w:rFonts w:cs="Times New Roman"/>
          <w:szCs w:val="24"/>
        </w:rPr>
        <w:t xml:space="preserve"> given the </w:t>
      </w:r>
      <w:r w:rsidRPr="002752AC">
        <w:rPr>
          <w:rFonts w:cs="Times New Roman"/>
          <w:szCs w:val="24"/>
        </w:rPr>
        <w:t>limited number of relevant events contained within most claimant’s adjudication history</w:t>
      </w:r>
      <w:r>
        <w:rPr>
          <w:rFonts w:cs="Times New Roman"/>
          <w:szCs w:val="24"/>
        </w:rPr>
        <w:t>.</w:t>
      </w:r>
    </w:p>
    <w:p w14:paraId="4E41450A" w14:textId="012A5097" w:rsidR="00B54BF6" w:rsidRDefault="00B54BF6" w:rsidP="00B54BF6">
      <w:pPr>
        <w:pStyle w:val="ListParagraph"/>
        <w:numPr>
          <w:ilvl w:val="0"/>
          <w:numId w:val="20"/>
        </w:numPr>
        <w:spacing w:after="0" w:line="480" w:lineRule="auto"/>
        <w:rPr>
          <w:rFonts w:cs="Times New Roman"/>
          <w:szCs w:val="24"/>
        </w:rPr>
      </w:pPr>
      <w:r w:rsidRPr="007510F2">
        <w:rPr>
          <w:rFonts w:cs="Times New Roman"/>
          <w:szCs w:val="24"/>
        </w:rPr>
        <w:t>Establishing an architecture that would ingest and condition</w:t>
      </w:r>
      <w:del w:id="167" w:author="Evan Weber" w:date="2016-11-28T11:49:00Z">
        <w:r w:rsidRPr="007510F2" w:rsidDel="00AF47E1">
          <w:rPr>
            <w:rFonts w:cs="Times New Roman"/>
            <w:szCs w:val="24"/>
          </w:rPr>
          <w:delText>,</w:delText>
        </w:r>
      </w:del>
      <w:r w:rsidRPr="007510F2">
        <w:rPr>
          <w:rFonts w:cs="Times New Roman"/>
          <w:szCs w:val="24"/>
        </w:rPr>
        <w:t xml:space="preserve"> at run</w:t>
      </w:r>
      <w:del w:id="168" w:author="Evan Weber" w:date="2016-11-28T11:48:00Z">
        <w:r w:rsidRPr="007510F2" w:rsidDel="00AF47E1">
          <w:rPr>
            <w:rFonts w:cs="Times New Roman"/>
            <w:szCs w:val="24"/>
          </w:rPr>
          <w:delText>-</w:delText>
        </w:r>
      </w:del>
      <w:r w:rsidRPr="007510F2">
        <w:rPr>
          <w:rFonts w:cs="Times New Roman"/>
          <w:szCs w:val="24"/>
        </w:rPr>
        <w:t>time</w:t>
      </w:r>
      <w:del w:id="169" w:author="Evan Weber" w:date="2016-11-28T11:49:00Z">
        <w:r w:rsidRPr="007510F2" w:rsidDel="00AF47E1">
          <w:rPr>
            <w:rFonts w:cs="Times New Roman"/>
            <w:szCs w:val="24"/>
          </w:rPr>
          <w:delText>,</w:delText>
        </w:r>
      </w:del>
      <w:r w:rsidRPr="007510F2">
        <w:rPr>
          <w:rFonts w:cs="Times New Roman"/>
          <w:szCs w:val="24"/>
        </w:rPr>
        <w:t xml:space="preserve"> a claimant’s adjudicatory history, as well as sufficient conditioned training data</w:t>
      </w:r>
      <w:del w:id="170" w:author="Evan Weber" w:date="2016-11-28T11:49:00Z">
        <w:r w:rsidRPr="007510F2" w:rsidDel="00AF47E1">
          <w:rPr>
            <w:rFonts w:cs="Times New Roman"/>
            <w:szCs w:val="24"/>
          </w:rPr>
          <w:delText>, all</w:delText>
        </w:r>
      </w:del>
      <w:r w:rsidRPr="007510F2">
        <w:rPr>
          <w:rFonts w:cs="Times New Roman"/>
          <w:szCs w:val="24"/>
        </w:rPr>
        <w:t xml:space="preserve"> to derive a single CDD, seemed unnecessarily cumbersome</w:t>
      </w:r>
      <w:ins w:id="171" w:author="Evan Weber" w:date="2016-11-28T12:41:00Z">
        <w:r w:rsidR="008C1A91">
          <w:rPr>
            <w:rFonts w:cs="Times New Roman"/>
            <w:szCs w:val="24"/>
          </w:rPr>
          <w:t>.</w:t>
        </w:r>
      </w:ins>
      <w:r w:rsidRPr="007510F2">
        <w:rPr>
          <w:rFonts w:cs="Times New Roman"/>
          <w:szCs w:val="24"/>
        </w:rPr>
        <w:t xml:space="preserve"> </w:t>
      </w:r>
      <w:del w:id="172" w:author="Evan Weber" w:date="2016-11-28T12:41:00Z">
        <w:r w:rsidRPr="007510F2" w:rsidDel="008C1A91">
          <w:rPr>
            <w:rFonts w:cs="Times New Roman"/>
            <w:szCs w:val="24"/>
          </w:rPr>
          <w:delText xml:space="preserve">and </w:delText>
        </w:r>
      </w:del>
      <w:ins w:id="173" w:author="Evan Weber" w:date="2016-11-28T12:41:00Z">
        <w:r w:rsidR="008C1A91">
          <w:rPr>
            <w:rFonts w:cs="Times New Roman"/>
            <w:szCs w:val="24"/>
          </w:rPr>
          <w:t>It</w:t>
        </w:r>
        <w:r w:rsidR="008C1A91" w:rsidRPr="007510F2">
          <w:rPr>
            <w:rFonts w:cs="Times New Roman"/>
            <w:szCs w:val="24"/>
          </w:rPr>
          <w:t xml:space="preserve"> </w:t>
        </w:r>
      </w:ins>
      <w:r w:rsidRPr="007510F2">
        <w:rPr>
          <w:rFonts w:cs="Times New Roman"/>
          <w:szCs w:val="24"/>
        </w:rPr>
        <w:t xml:space="preserve">might </w:t>
      </w:r>
      <w:ins w:id="174" w:author="Evan Weber" w:date="2016-11-28T12:41:00Z">
        <w:r w:rsidR="008C1A91">
          <w:rPr>
            <w:rFonts w:cs="Times New Roman"/>
            <w:szCs w:val="24"/>
          </w:rPr>
          <w:t xml:space="preserve">also </w:t>
        </w:r>
      </w:ins>
      <w:r w:rsidRPr="007510F2">
        <w:rPr>
          <w:rFonts w:cs="Times New Roman"/>
          <w:szCs w:val="24"/>
        </w:rPr>
        <w:t xml:space="preserve">present significant performance challenges when servicing high numbers of users and transaction requests. </w:t>
      </w:r>
      <w:del w:id="175" w:author="Evan Weber" w:date="2016-11-28T11:48:00Z">
        <w:r w:rsidRPr="007510F2" w:rsidDel="00AF47E1">
          <w:rPr>
            <w:rFonts w:cs="Times New Roman"/>
            <w:szCs w:val="24"/>
          </w:rPr>
          <w:delText xml:space="preserve"> </w:delText>
        </w:r>
      </w:del>
      <w:r w:rsidRPr="007510F2">
        <w:rPr>
          <w:rFonts w:cs="Times New Roman"/>
          <w:szCs w:val="24"/>
        </w:rPr>
        <w:t>The final design concept would need to be repeatable, efficient, and highly scalable.</w:t>
      </w:r>
    </w:p>
    <w:p w14:paraId="39026048" w14:textId="4F62709E" w:rsidR="00B54BF6" w:rsidRDefault="00B54BF6" w:rsidP="00B54BF6">
      <w:pPr>
        <w:pStyle w:val="ListParagraph"/>
        <w:numPr>
          <w:ilvl w:val="0"/>
          <w:numId w:val="20"/>
        </w:numPr>
        <w:spacing w:after="0" w:line="480" w:lineRule="auto"/>
        <w:rPr>
          <w:rFonts w:cs="Times New Roman"/>
          <w:szCs w:val="24"/>
        </w:rPr>
      </w:pPr>
      <w:r w:rsidRPr="007510F2">
        <w:rPr>
          <w:rFonts w:cs="Times New Roman"/>
          <w:szCs w:val="24"/>
        </w:rPr>
        <w:t xml:space="preserve">The analytical methodology used by MITRE relied </w:t>
      </w:r>
      <w:ins w:id="176" w:author="Evan Weber" w:date="2016-11-28T11:50:00Z">
        <w:r w:rsidR="00AF47E1">
          <w:rPr>
            <w:rFonts w:cs="Times New Roman"/>
            <w:szCs w:val="24"/>
          </w:rPr>
          <w:t xml:space="preserve">on </w:t>
        </w:r>
      </w:ins>
      <w:r>
        <w:rPr>
          <w:rFonts w:cs="Times New Roman"/>
          <w:szCs w:val="24"/>
        </w:rPr>
        <w:t xml:space="preserve">applying </w:t>
      </w:r>
      <w:r w:rsidRPr="007510F2">
        <w:rPr>
          <w:rFonts w:cs="Times New Roman"/>
          <w:szCs w:val="24"/>
        </w:rPr>
        <w:t>machine</w:t>
      </w:r>
      <w:ins w:id="177" w:author="Evan Weber" w:date="2016-11-28T12:42:00Z">
        <w:r w:rsidR="008C1A91">
          <w:rPr>
            <w:rFonts w:cs="Times New Roman"/>
            <w:szCs w:val="24"/>
          </w:rPr>
          <w:t>-</w:t>
        </w:r>
      </w:ins>
      <w:del w:id="178" w:author="Evan Weber" w:date="2016-11-28T12:42:00Z">
        <w:r w:rsidRPr="007510F2" w:rsidDel="008C1A91">
          <w:rPr>
            <w:rFonts w:cs="Times New Roman"/>
            <w:szCs w:val="24"/>
          </w:rPr>
          <w:delText xml:space="preserve"> </w:delText>
        </w:r>
      </w:del>
      <w:r w:rsidRPr="007510F2">
        <w:rPr>
          <w:rFonts w:cs="Times New Roman"/>
          <w:szCs w:val="24"/>
        </w:rPr>
        <w:t xml:space="preserve">learning algorithms to establish predictive adjudicatory patterns from historical “training” data and then applying the pattern against target (or “test”) claims to calculate the likely CDD. </w:t>
      </w:r>
      <w:del w:id="179" w:author="Evan Weber" w:date="2016-11-28T11:50:00Z">
        <w:r w:rsidRPr="007510F2" w:rsidDel="00AF47E1">
          <w:rPr>
            <w:rFonts w:cs="Times New Roman"/>
            <w:szCs w:val="24"/>
          </w:rPr>
          <w:delText xml:space="preserve"> </w:delText>
        </w:r>
      </w:del>
      <w:r w:rsidRPr="007510F2">
        <w:rPr>
          <w:rFonts w:cs="Times New Roman"/>
          <w:szCs w:val="24"/>
        </w:rPr>
        <w:t xml:space="preserve">The number of such patterns required to accurately capture a significant fraction of claims for specific conditions </w:t>
      </w:r>
      <w:r>
        <w:rPr>
          <w:rFonts w:cs="Times New Roman"/>
          <w:szCs w:val="24"/>
        </w:rPr>
        <w:t xml:space="preserve">is </w:t>
      </w:r>
      <w:r w:rsidRPr="007510F2">
        <w:rPr>
          <w:rFonts w:cs="Times New Roman"/>
          <w:szCs w:val="24"/>
        </w:rPr>
        <w:t xml:space="preserve">limited. Current computer processing speeds </w:t>
      </w:r>
      <w:r>
        <w:rPr>
          <w:rFonts w:cs="Times New Roman"/>
          <w:szCs w:val="24"/>
        </w:rPr>
        <w:t>can</w:t>
      </w:r>
      <w:r w:rsidRPr="007510F2">
        <w:rPr>
          <w:rFonts w:cs="Times New Roman"/>
          <w:szCs w:val="24"/>
        </w:rPr>
        <w:t xml:space="preserve"> execute pattern</w:t>
      </w:r>
      <w:ins w:id="180" w:author="Evan Weber" w:date="2016-11-28T11:53:00Z">
        <w:r w:rsidR="00AF47E1">
          <w:rPr>
            <w:rFonts w:cs="Times New Roman"/>
            <w:szCs w:val="24"/>
          </w:rPr>
          <w:t>-</w:t>
        </w:r>
      </w:ins>
      <w:del w:id="181" w:author="Evan Weber" w:date="2016-11-28T11:53:00Z">
        <w:r w:rsidRPr="007510F2" w:rsidDel="00AF47E1">
          <w:rPr>
            <w:rFonts w:cs="Times New Roman"/>
            <w:szCs w:val="24"/>
          </w:rPr>
          <w:delText xml:space="preserve"> </w:delText>
        </w:r>
      </w:del>
      <w:r w:rsidRPr="007510F2">
        <w:rPr>
          <w:rFonts w:cs="Times New Roman"/>
          <w:szCs w:val="24"/>
        </w:rPr>
        <w:t>matching routines far faster and with greater efficiency than more sophisticated machine-learning algorithms, even with inventories of more than 100,000 patterns.</w:t>
      </w:r>
    </w:p>
    <w:p w14:paraId="2B348738" w14:textId="5A45ACF4" w:rsidR="00B54BF6" w:rsidRPr="007510F2" w:rsidRDefault="00B54BF6" w:rsidP="00B54BF6">
      <w:pPr>
        <w:pStyle w:val="ListParagraph"/>
        <w:numPr>
          <w:ilvl w:val="0"/>
          <w:numId w:val="20"/>
        </w:numPr>
        <w:spacing w:after="0" w:line="480" w:lineRule="auto"/>
        <w:rPr>
          <w:rFonts w:cs="Times New Roman"/>
          <w:szCs w:val="24"/>
        </w:rPr>
      </w:pPr>
      <w:r w:rsidRPr="007510F2">
        <w:rPr>
          <w:rFonts w:cs="Times New Roman"/>
          <w:szCs w:val="24"/>
        </w:rPr>
        <w:t xml:space="preserve">A basic modeling architecture that relies on matching a fixed set of claim attributes for a specified claim (or target claim) with the features contained within an inventory of patterns </w:t>
      </w:r>
      <w:r>
        <w:rPr>
          <w:rFonts w:cs="Times New Roman"/>
          <w:szCs w:val="24"/>
        </w:rPr>
        <w:t>is</w:t>
      </w:r>
      <w:r w:rsidRPr="007510F2">
        <w:rPr>
          <w:rFonts w:cs="Times New Roman"/>
          <w:szCs w:val="24"/>
        </w:rPr>
        <w:t xml:space="preserve"> extremely scalable in an operational setting, and </w:t>
      </w:r>
      <w:r>
        <w:rPr>
          <w:rFonts w:cs="Times New Roman"/>
          <w:szCs w:val="24"/>
        </w:rPr>
        <w:t xml:space="preserve">can </w:t>
      </w:r>
      <w:r w:rsidRPr="007510F2">
        <w:rPr>
          <w:rFonts w:cs="Times New Roman"/>
          <w:szCs w:val="24"/>
        </w:rPr>
        <w:t xml:space="preserve">be maintained over time to EXCLUDE </w:t>
      </w:r>
      <w:ins w:id="182" w:author="Evan Weber" w:date="2016-11-28T12:44:00Z">
        <w:r w:rsidR="008C1A91">
          <w:rPr>
            <w:rFonts w:cs="Times New Roman"/>
            <w:szCs w:val="24"/>
          </w:rPr>
          <w:t xml:space="preserve">invalid </w:t>
        </w:r>
      </w:ins>
      <w:r w:rsidRPr="007510F2">
        <w:rPr>
          <w:rFonts w:cs="Times New Roman"/>
          <w:szCs w:val="24"/>
        </w:rPr>
        <w:t>patterns</w:t>
      </w:r>
      <w:del w:id="183" w:author="Evan Weber" w:date="2016-11-28T12:44:00Z">
        <w:r w:rsidRPr="007510F2" w:rsidDel="008C1A91">
          <w:rPr>
            <w:rFonts w:cs="Times New Roman"/>
            <w:szCs w:val="24"/>
          </w:rPr>
          <w:delText xml:space="preserve"> that were </w:delText>
        </w:r>
        <w:r w:rsidRPr="007510F2" w:rsidDel="008C1A91">
          <w:rPr>
            <w:rFonts w:cs="Times New Roman"/>
            <w:szCs w:val="24"/>
          </w:rPr>
          <w:lastRenderedPageBreak/>
          <w:delText>determined to be invalid</w:delText>
        </w:r>
      </w:del>
      <w:ins w:id="184" w:author="Evan Weber" w:date="2016-11-28T12:43:00Z">
        <w:r w:rsidR="008C1A91">
          <w:rPr>
            <w:rFonts w:cs="Times New Roman"/>
            <w:szCs w:val="24"/>
          </w:rPr>
          <w:t>. This</w:t>
        </w:r>
      </w:ins>
      <w:del w:id="185" w:author="Evan Weber" w:date="2016-11-28T11:54:00Z">
        <w:r w:rsidRPr="007510F2" w:rsidDel="00AF47E1">
          <w:rPr>
            <w:rFonts w:cs="Times New Roman"/>
            <w:szCs w:val="24"/>
          </w:rPr>
          <w:delText xml:space="preserve"> – s</w:delText>
        </w:r>
        <w:r w:rsidDel="00AF47E1">
          <w:rPr>
            <w:rFonts w:cs="Times New Roman"/>
            <w:szCs w:val="24"/>
          </w:rPr>
          <w:delText>omething</w:delText>
        </w:r>
      </w:del>
      <w:r>
        <w:rPr>
          <w:rFonts w:cs="Times New Roman"/>
          <w:szCs w:val="24"/>
        </w:rPr>
        <w:t xml:space="preserve"> </w:t>
      </w:r>
      <w:del w:id="186" w:author="Evan Weber" w:date="2016-11-28T11:54:00Z">
        <w:r w:rsidDel="00AF47E1">
          <w:rPr>
            <w:rFonts w:cs="Times New Roman"/>
            <w:szCs w:val="24"/>
          </w:rPr>
          <w:delText xml:space="preserve">that </w:delText>
        </w:r>
      </w:del>
      <w:r>
        <w:rPr>
          <w:rFonts w:cs="Times New Roman"/>
          <w:szCs w:val="24"/>
        </w:rPr>
        <w:t xml:space="preserve">would be far more challenging to accomplish with </w:t>
      </w:r>
      <w:r w:rsidRPr="007510F2">
        <w:rPr>
          <w:rFonts w:cs="Times New Roman"/>
          <w:szCs w:val="24"/>
        </w:rPr>
        <w:t>statistical adjudication models.</w:t>
      </w:r>
    </w:p>
    <w:p w14:paraId="193439C0" w14:textId="5FEDB7A7" w:rsidR="00B03809" w:rsidRDefault="00B54BF6" w:rsidP="00B54BF6">
      <w:pPr>
        <w:spacing w:after="0" w:line="480" w:lineRule="auto"/>
        <w:rPr>
          <w:rFonts w:cs="Times New Roman"/>
          <w:szCs w:val="24"/>
        </w:rPr>
      </w:pPr>
      <w:r w:rsidRPr="003A0FD6">
        <w:rPr>
          <w:rFonts w:cs="Times New Roman"/>
          <w:szCs w:val="24"/>
        </w:rPr>
        <w:t xml:space="preserve">Accordingly, </w:t>
      </w:r>
      <w:r>
        <w:rPr>
          <w:rFonts w:cs="Times New Roman"/>
          <w:szCs w:val="24"/>
        </w:rPr>
        <w:t xml:space="preserve">the team developed and tested </w:t>
      </w:r>
      <w:r w:rsidRPr="003A0FD6">
        <w:rPr>
          <w:rFonts w:cs="Times New Roman"/>
          <w:szCs w:val="24"/>
        </w:rPr>
        <w:t xml:space="preserve">a more streamlined and scalable design concept. </w:t>
      </w:r>
      <w:del w:id="187" w:author="Evan Weber" w:date="2016-11-28T11:54:00Z">
        <w:r w:rsidRPr="003A0FD6" w:rsidDel="00AF47E1">
          <w:rPr>
            <w:rFonts w:cs="Times New Roman"/>
            <w:szCs w:val="24"/>
          </w:rPr>
          <w:delText xml:space="preserve"> </w:delText>
        </w:r>
      </w:del>
      <w:r w:rsidRPr="003A0FD6">
        <w:rPr>
          <w:rFonts w:cs="Times New Roman"/>
          <w:szCs w:val="24"/>
        </w:rPr>
        <w:t>This design conc</w:t>
      </w:r>
      <w:r>
        <w:rPr>
          <w:rFonts w:cs="Times New Roman"/>
          <w:szCs w:val="24"/>
        </w:rPr>
        <w:t xml:space="preserve">ept </w:t>
      </w:r>
      <w:del w:id="188" w:author="Evan Weber" w:date="2016-11-28T12:45:00Z">
        <w:r w:rsidDel="008C1A91">
          <w:rPr>
            <w:rFonts w:cs="Times New Roman"/>
            <w:szCs w:val="24"/>
          </w:rPr>
          <w:delText>is premised on the fact</w:delText>
        </w:r>
      </w:del>
      <w:ins w:id="189" w:author="Evan Weber" w:date="2016-11-28T12:45:00Z">
        <w:r w:rsidR="008C1A91">
          <w:rPr>
            <w:rFonts w:cs="Times New Roman"/>
            <w:szCs w:val="24"/>
          </w:rPr>
          <w:t>assumes</w:t>
        </w:r>
      </w:ins>
      <w:r>
        <w:rPr>
          <w:rFonts w:cs="Times New Roman"/>
          <w:szCs w:val="24"/>
        </w:rPr>
        <w:t xml:space="preserve"> that</w:t>
      </w:r>
      <w:r w:rsidRPr="003A0FD6">
        <w:rPr>
          <w:rFonts w:cs="Times New Roman"/>
          <w:szCs w:val="24"/>
        </w:rPr>
        <w:t xml:space="preserve"> claimant </w:t>
      </w:r>
      <w:commentRangeStart w:id="190"/>
      <w:r w:rsidRPr="003A0FD6">
        <w:rPr>
          <w:rFonts w:cs="Times New Roman"/>
          <w:szCs w:val="24"/>
        </w:rPr>
        <w:t>filing</w:t>
      </w:r>
      <w:ins w:id="191" w:author="Evan Weber" w:date="2016-11-28T11:55:00Z">
        <w:r w:rsidR="00AF47E1">
          <w:rPr>
            <w:rFonts w:cs="Times New Roman"/>
            <w:szCs w:val="24"/>
          </w:rPr>
          <w:t xml:space="preserve"> </w:t>
        </w:r>
      </w:ins>
      <w:del w:id="192" w:author="Evan Weber" w:date="2016-11-28T11:54:00Z">
        <w:r w:rsidRPr="003A0FD6" w:rsidDel="00AF47E1">
          <w:rPr>
            <w:rFonts w:cs="Times New Roman"/>
            <w:szCs w:val="24"/>
          </w:rPr>
          <w:delText xml:space="preserve"> </w:delText>
        </w:r>
      </w:del>
      <w:r w:rsidRPr="003A0FD6">
        <w:rPr>
          <w:rFonts w:cs="Times New Roman"/>
          <w:szCs w:val="24"/>
        </w:rPr>
        <w:t>attributes</w:t>
      </w:r>
      <w:commentRangeEnd w:id="190"/>
      <w:r w:rsidR="00AF47E1">
        <w:rPr>
          <w:rStyle w:val="CommentReference"/>
        </w:rPr>
        <w:commentReference w:id="190"/>
      </w:r>
      <w:r w:rsidRPr="003A0FD6">
        <w:rPr>
          <w:rFonts w:cs="Times New Roman"/>
          <w:szCs w:val="24"/>
        </w:rPr>
        <w:t xml:space="preserve"> related to specific conditions</w:t>
      </w:r>
      <w:del w:id="193" w:author="Evan Weber" w:date="2016-11-28T12:45:00Z">
        <w:r w:rsidRPr="003A0FD6" w:rsidDel="008C1A91">
          <w:rPr>
            <w:rFonts w:cs="Times New Roman"/>
            <w:szCs w:val="24"/>
          </w:rPr>
          <w:delText>,</w:delText>
        </w:r>
      </w:del>
      <w:r w:rsidRPr="003A0FD6">
        <w:rPr>
          <w:rFonts w:cs="Times New Roman"/>
          <w:szCs w:val="24"/>
        </w:rPr>
        <w:t xml:space="preserve"> and the decisions of VA personnel who adjudicate claims </w:t>
      </w:r>
      <w:r>
        <w:rPr>
          <w:rFonts w:cs="Times New Roman"/>
          <w:szCs w:val="24"/>
        </w:rPr>
        <w:t xml:space="preserve">for those conditions </w:t>
      </w:r>
      <w:r w:rsidRPr="003A0FD6">
        <w:rPr>
          <w:rFonts w:cs="Times New Roman"/>
          <w:szCs w:val="24"/>
        </w:rPr>
        <w:t xml:space="preserve">form repeated and predictable patterns. </w:t>
      </w:r>
      <w:del w:id="194" w:author="Evan Weber" w:date="2016-11-28T12:45:00Z">
        <w:r w:rsidRPr="003A0FD6" w:rsidDel="008C1A91">
          <w:rPr>
            <w:rFonts w:cs="Times New Roman"/>
            <w:szCs w:val="24"/>
          </w:rPr>
          <w:delText xml:space="preserve"> </w:delText>
        </w:r>
      </w:del>
      <w:r w:rsidRPr="003A0FD6">
        <w:rPr>
          <w:rFonts w:cs="Times New Roman"/>
          <w:szCs w:val="24"/>
        </w:rPr>
        <w:t xml:space="preserve">These patterns are </w:t>
      </w:r>
      <w:r>
        <w:rPr>
          <w:rFonts w:cs="Times New Roman"/>
          <w:szCs w:val="24"/>
        </w:rPr>
        <w:t>captured within the</w:t>
      </w:r>
      <w:r w:rsidRPr="003A0FD6">
        <w:rPr>
          <w:rFonts w:cs="Times New Roman"/>
          <w:szCs w:val="24"/>
        </w:rPr>
        <w:t xml:space="preserve"> values </w:t>
      </w:r>
      <w:r>
        <w:rPr>
          <w:rFonts w:cs="Times New Roman"/>
          <w:szCs w:val="24"/>
        </w:rPr>
        <w:t>of</w:t>
      </w:r>
      <w:r w:rsidRPr="003A0FD6">
        <w:rPr>
          <w:rFonts w:cs="Times New Roman"/>
          <w:szCs w:val="24"/>
        </w:rPr>
        <w:t xml:space="preserve"> a predefined suite of predictive characteristics (or “features”).  </w:t>
      </w:r>
    </w:p>
    <w:p w14:paraId="03983C64" w14:textId="0FD2F4E0" w:rsidR="00B03809" w:rsidRDefault="0085655E" w:rsidP="00B54BF6">
      <w:pPr>
        <w:spacing w:after="0" w:line="480" w:lineRule="auto"/>
        <w:rPr>
          <w:rFonts w:cs="Times New Roman"/>
          <w:szCs w:val="24"/>
        </w:rPr>
      </w:pPr>
      <w:r>
        <w:rPr>
          <w:rFonts w:cs="Times New Roman"/>
          <w:szCs w:val="24"/>
        </w:rPr>
        <w:t xml:space="preserve">For example, a 60 year old Veteran files for increased disability compensation based on the perceived worsening of his hearing impairment. </w:t>
      </w:r>
      <w:del w:id="195" w:author="Evan Weber" w:date="2016-11-28T12:47:00Z">
        <w:r w:rsidDel="00EB268D">
          <w:rPr>
            <w:rFonts w:cs="Times New Roman"/>
            <w:szCs w:val="24"/>
          </w:rPr>
          <w:delText xml:space="preserve"> </w:delText>
        </w:r>
      </w:del>
      <w:r>
        <w:rPr>
          <w:rFonts w:cs="Times New Roman"/>
          <w:szCs w:val="24"/>
        </w:rPr>
        <w:t xml:space="preserve">His original claim, filed </w:t>
      </w:r>
      <w:del w:id="196" w:author="Evan Weber" w:date="2016-11-28T12:47:00Z">
        <w:r w:rsidDel="00EB268D">
          <w:rPr>
            <w:rFonts w:cs="Times New Roman"/>
            <w:szCs w:val="24"/>
          </w:rPr>
          <w:delText xml:space="preserve">5 </w:delText>
        </w:r>
      </w:del>
      <w:ins w:id="197" w:author="Evan Weber" w:date="2016-11-28T12:47:00Z">
        <w:r w:rsidR="00EB268D">
          <w:rPr>
            <w:rFonts w:cs="Times New Roman"/>
            <w:szCs w:val="24"/>
          </w:rPr>
          <w:t xml:space="preserve">five </w:t>
        </w:r>
      </w:ins>
      <w:r>
        <w:rPr>
          <w:rFonts w:cs="Times New Roman"/>
          <w:szCs w:val="24"/>
        </w:rPr>
        <w:t xml:space="preserve">years previously, was granted at 10 percent based on a medically substantiated diagnosis of tinnitus. </w:t>
      </w:r>
      <w:del w:id="198" w:author="Evan Weber" w:date="2016-11-28T12:47:00Z">
        <w:r w:rsidDel="00EB268D">
          <w:rPr>
            <w:rFonts w:cs="Times New Roman"/>
            <w:szCs w:val="24"/>
          </w:rPr>
          <w:delText xml:space="preserve"> </w:delText>
        </w:r>
      </w:del>
      <w:r>
        <w:rPr>
          <w:rFonts w:cs="Times New Roman"/>
          <w:szCs w:val="24"/>
        </w:rPr>
        <w:t>A relevant feature set can be distilled from this information composed of claimant age, prior ear CDD, age of prior ear CDD, and prior diagnosis code.  The resulting pattern for this specific Veteran is illustrated in the table below.</w:t>
      </w:r>
    </w:p>
    <w:p w14:paraId="0251804E" w14:textId="77777777" w:rsidR="00CA377A" w:rsidRDefault="00CA377A" w:rsidP="00CA377A">
      <w:pPr>
        <w:pStyle w:val="Caption"/>
        <w:keepNext/>
      </w:pPr>
      <w:r>
        <w:t xml:space="preserve">Table </w:t>
      </w:r>
      <w:fldSimple w:instr=" SEQ Table \* ARABIC ">
        <w:ins w:id="199" w:author="Evan Weber" w:date="2016-11-28T13:42:00Z">
          <w:r w:rsidR="00B00EBE">
            <w:rPr>
              <w:noProof/>
            </w:rPr>
            <w:t>1</w:t>
          </w:r>
        </w:ins>
        <w:del w:id="200" w:author="Evan Weber" w:date="2016-11-28T13:42:00Z">
          <w:r w:rsidR="00F23268" w:rsidDel="00B00EBE">
            <w:rPr>
              <w:noProof/>
            </w:rPr>
            <w:delText>2</w:delText>
          </w:r>
        </w:del>
      </w:fldSimple>
      <w:r>
        <w:t>: Sample Pattern</w:t>
      </w:r>
    </w:p>
    <w:tbl>
      <w:tblPr>
        <w:tblStyle w:val="TableGrid"/>
        <w:tblW w:w="0" w:type="auto"/>
        <w:tblLook w:val="04A0" w:firstRow="1" w:lastRow="0" w:firstColumn="1" w:lastColumn="0" w:noHBand="0" w:noVBand="1"/>
      </w:tblPr>
      <w:tblGrid>
        <w:gridCol w:w="2585"/>
        <w:gridCol w:w="2585"/>
        <w:gridCol w:w="2585"/>
        <w:gridCol w:w="2585"/>
      </w:tblGrid>
      <w:tr w:rsidR="0085655E" w:rsidRPr="0085655E" w14:paraId="765B1448" w14:textId="77777777" w:rsidTr="0085655E">
        <w:tc>
          <w:tcPr>
            <w:tcW w:w="2585" w:type="dxa"/>
            <w:shd w:val="clear" w:color="auto" w:fill="DEEAF6" w:themeFill="accent1" w:themeFillTint="33"/>
          </w:tcPr>
          <w:p w14:paraId="0BB3D7C0" w14:textId="77777777" w:rsidR="0085655E" w:rsidRPr="0085655E" w:rsidRDefault="0085655E" w:rsidP="0085655E">
            <w:pPr>
              <w:jc w:val="center"/>
              <w:rPr>
                <w:rFonts w:cs="Times New Roman"/>
                <w:b/>
                <w:sz w:val="20"/>
                <w:szCs w:val="20"/>
              </w:rPr>
            </w:pPr>
            <w:r w:rsidRPr="0085655E">
              <w:rPr>
                <w:rFonts w:cs="Times New Roman"/>
                <w:b/>
                <w:sz w:val="20"/>
                <w:szCs w:val="20"/>
              </w:rPr>
              <w:t>Claimant Age</w:t>
            </w:r>
            <w:r>
              <w:rPr>
                <w:rFonts w:cs="Times New Roman"/>
                <w:b/>
                <w:sz w:val="20"/>
                <w:szCs w:val="20"/>
              </w:rPr>
              <w:t xml:space="preserve"> (Years)</w:t>
            </w:r>
          </w:p>
        </w:tc>
        <w:tc>
          <w:tcPr>
            <w:tcW w:w="2585" w:type="dxa"/>
            <w:shd w:val="clear" w:color="auto" w:fill="DEEAF6" w:themeFill="accent1" w:themeFillTint="33"/>
          </w:tcPr>
          <w:p w14:paraId="0D68A910" w14:textId="77777777" w:rsidR="0085655E" w:rsidRPr="0085655E" w:rsidRDefault="0085655E" w:rsidP="0085655E">
            <w:pPr>
              <w:jc w:val="center"/>
              <w:rPr>
                <w:rFonts w:cs="Times New Roman"/>
                <w:b/>
                <w:sz w:val="20"/>
                <w:szCs w:val="20"/>
              </w:rPr>
            </w:pPr>
            <w:r w:rsidRPr="0085655E">
              <w:rPr>
                <w:rFonts w:cs="Times New Roman"/>
                <w:b/>
                <w:sz w:val="20"/>
                <w:szCs w:val="20"/>
              </w:rPr>
              <w:t>Prior Ear CDD</w:t>
            </w:r>
            <w:r>
              <w:rPr>
                <w:rFonts w:cs="Times New Roman"/>
                <w:b/>
                <w:sz w:val="20"/>
                <w:szCs w:val="20"/>
              </w:rPr>
              <w:t xml:space="preserve"> (%)</w:t>
            </w:r>
          </w:p>
        </w:tc>
        <w:tc>
          <w:tcPr>
            <w:tcW w:w="2585" w:type="dxa"/>
            <w:shd w:val="clear" w:color="auto" w:fill="DEEAF6" w:themeFill="accent1" w:themeFillTint="33"/>
          </w:tcPr>
          <w:p w14:paraId="032A79CA" w14:textId="77777777" w:rsidR="0085655E" w:rsidRPr="0085655E" w:rsidRDefault="0085655E" w:rsidP="0085655E">
            <w:pPr>
              <w:jc w:val="center"/>
              <w:rPr>
                <w:rFonts w:cs="Times New Roman"/>
                <w:b/>
                <w:sz w:val="20"/>
                <w:szCs w:val="20"/>
              </w:rPr>
            </w:pPr>
            <w:r w:rsidRPr="0085655E">
              <w:rPr>
                <w:rFonts w:cs="Times New Roman"/>
                <w:b/>
                <w:sz w:val="20"/>
                <w:szCs w:val="20"/>
              </w:rPr>
              <w:t>Age of Prior Ear CDD</w:t>
            </w:r>
            <w:r>
              <w:rPr>
                <w:rFonts w:cs="Times New Roman"/>
                <w:b/>
                <w:sz w:val="20"/>
                <w:szCs w:val="20"/>
              </w:rPr>
              <w:t xml:space="preserve"> (Years)</w:t>
            </w:r>
          </w:p>
        </w:tc>
        <w:tc>
          <w:tcPr>
            <w:tcW w:w="2585" w:type="dxa"/>
            <w:shd w:val="clear" w:color="auto" w:fill="DEEAF6" w:themeFill="accent1" w:themeFillTint="33"/>
          </w:tcPr>
          <w:p w14:paraId="0F8EDA58" w14:textId="77777777" w:rsidR="0085655E" w:rsidRPr="0085655E" w:rsidRDefault="0085655E" w:rsidP="0085655E">
            <w:pPr>
              <w:jc w:val="center"/>
              <w:rPr>
                <w:rFonts w:cs="Times New Roman"/>
                <w:b/>
                <w:sz w:val="20"/>
                <w:szCs w:val="20"/>
              </w:rPr>
            </w:pPr>
            <w:r w:rsidRPr="0085655E">
              <w:rPr>
                <w:rFonts w:cs="Times New Roman"/>
                <w:b/>
                <w:sz w:val="20"/>
                <w:szCs w:val="20"/>
              </w:rPr>
              <w:t>Diagnosis Code</w:t>
            </w:r>
          </w:p>
        </w:tc>
      </w:tr>
      <w:tr w:rsidR="0085655E" w:rsidRPr="0085655E" w14:paraId="2B41E8E1" w14:textId="77777777" w:rsidTr="0085655E">
        <w:tc>
          <w:tcPr>
            <w:tcW w:w="2585" w:type="dxa"/>
          </w:tcPr>
          <w:p w14:paraId="1F261119" w14:textId="77777777" w:rsidR="0085655E" w:rsidRPr="0085655E" w:rsidRDefault="0085655E" w:rsidP="0085655E">
            <w:pPr>
              <w:jc w:val="center"/>
              <w:rPr>
                <w:rFonts w:cs="Times New Roman"/>
                <w:b/>
                <w:i/>
                <w:sz w:val="20"/>
                <w:szCs w:val="20"/>
              </w:rPr>
            </w:pPr>
            <w:r w:rsidRPr="0085655E">
              <w:rPr>
                <w:rFonts w:cs="Times New Roman"/>
                <w:b/>
                <w:i/>
                <w:sz w:val="20"/>
                <w:szCs w:val="20"/>
              </w:rPr>
              <w:t>60</w:t>
            </w:r>
          </w:p>
        </w:tc>
        <w:tc>
          <w:tcPr>
            <w:tcW w:w="2585" w:type="dxa"/>
          </w:tcPr>
          <w:p w14:paraId="126A9C6A" w14:textId="77777777" w:rsidR="0085655E" w:rsidRPr="0085655E" w:rsidRDefault="0085655E" w:rsidP="0085655E">
            <w:pPr>
              <w:jc w:val="center"/>
              <w:rPr>
                <w:rFonts w:cs="Times New Roman"/>
                <w:b/>
                <w:i/>
                <w:sz w:val="20"/>
                <w:szCs w:val="20"/>
              </w:rPr>
            </w:pPr>
            <w:r w:rsidRPr="0085655E">
              <w:rPr>
                <w:rFonts w:cs="Times New Roman"/>
                <w:b/>
                <w:i/>
                <w:sz w:val="20"/>
                <w:szCs w:val="20"/>
              </w:rPr>
              <w:t>10</w:t>
            </w:r>
          </w:p>
        </w:tc>
        <w:tc>
          <w:tcPr>
            <w:tcW w:w="2585" w:type="dxa"/>
          </w:tcPr>
          <w:p w14:paraId="1EFF480E" w14:textId="77777777" w:rsidR="0085655E" w:rsidRPr="0085655E" w:rsidRDefault="0085655E" w:rsidP="0085655E">
            <w:pPr>
              <w:jc w:val="center"/>
              <w:rPr>
                <w:rFonts w:cs="Times New Roman"/>
                <w:b/>
                <w:i/>
                <w:sz w:val="20"/>
                <w:szCs w:val="20"/>
              </w:rPr>
            </w:pPr>
            <w:r w:rsidRPr="0085655E">
              <w:rPr>
                <w:rFonts w:cs="Times New Roman"/>
                <w:b/>
                <w:i/>
                <w:sz w:val="20"/>
                <w:szCs w:val="20"/>
              </w:rPr>
              <w:t>5 years</w:t>
            </w:r>
          </w:p>
        </w:tc>
        <w:tc>
          <w:tcPr>
            <w:tcW w:w="2585" w:type="dxa"/>
          </w:tcPr>
          <w:p w14:paraId="427C07BE" w14:textId="77777777" w:rsidR="0085655E" w:rsidRPr="0085655E" w:rsidRDefault="0085655E" w:rsidP="0085655E">
            <w:pPr>
              <w:jc w:val="center"/>
              <w:rPr>
                <w:rFonts w:cs="Times New Roman"/>
                <w:b/>
                <w:i/>
                <w:sz w:val="20"/>
                <w:szCs w:val="20"/>
              </w:rPr>
            </w:pPr>
            <w:r w:rsidRPr="0085655E">
              <w:rPr>
                <w:rFonts w:cs="Times New Roman"/>
                <w:b/>
                <w:i/>
                <w:sz w:val="20"/>
                <w:szCs w:val="20"/>
              </w:rPr>
              <w:t>Tinnitus</w:t>
            </w:r>
          </w:p>
        </w:tc>
      </w:tr>
    </w:tbl>
    <w:p w14:paraId="1A8FC5F3" w14:textId="77777777" w:rsidR="0085655E" w:rsidRDefault="0085655E" w:rsidP="00B54BF6">
      <w:pPr>
        <w:spacing w:after="0" w:line="480" w:lineRule="auto"/>
        <w:rPr>
          <w:rFonts w:cs="Times New Roman"/>
          <w:szCs w:val="24"/>
        </w:rPr>
      </w:pPr>
    </w:p>
    <w:p w14:paraId="18A9B653" w14:textId="25183790" w:rsidR="00B54BF6" w:rsidRPr="00B41838" w:rsidRDefault="00B54BF6" w:rsidP="00B54BF6">
      <w:pPr>
        <w:spacing w:after="0" w:line="480" w:lineRule="auto"/>
        <w:rPr>
          <w:rFonts w:cs="Times New Roman"/>
          <w:szCs w:val="24"/>
        </w:rPr>
      </w:pPr>
      <w:r w:rsidRPr="003A0FD6">
        <w:rPr>
          <w:rFonts w:cs="Times New Roman"/>
          <w:szCs w:val="24"/>
        </w:rPr>
        <w:t xml:space="preserve">An example set of patterns are provided in </w:t>
      </w:r>
      <w:ins w:id="201" w:author="Evan Weber" w:date="2016-11-28T13:15:00Z">
        <w:r w:rsidR="00DD3BA8">
          <w:rPr>
            <w:rFonts w:cs="Times New Roman"/>
            <w:szCs w:val="24"/>
          </w:rPr>
          <w:fldChar w:fldCharType="begin"/>
        </w:r>
        <w:r w:rsidR="00DD3BA8">
          <w:rPr>
            <w:rFonts w:cs="Times New Roman"/>
            <w:szCs w:val="24"/>
          </w:rPr>
          <w:instrText xml:space="preserve"> REF _Ref468102235 \h </w:instrText>
        </w:r>
      </w:ins>
      <w:r w:rsidR="00DD3BA8">
        <w:rPr>
          <w:rFonts w:cs="Times New Roman"/>
          <w:szCs w:val="24"/>
        </w:rPr>
      </w:r>
      <w:r w:rsidR="00DD3BA8">
        <w:rPr>
          <w:rFonts w:cs="Times New Roman"/>
          <w:szCs w:val="24"/>
        </w:rPr>
        <w:fldChar w:fldCharType="separate"/>
      </w:r>
      <w:ins w:id="202" w:author="Evan Weber" w:date="2016-11-28T13:15:00Z">
        <w:r w:rsidR="00DD3BA8">
          <w:t xml:space="preserve">Figure </w:t>
        </w:r>
        <w:r w:rsidR="00DD3BA8">
          <w:rPr>
            <w:noProof/>
          </w:rPr>
          <w:t>1</w:t>
        </w:r>
        <w:r w:rsidR="00DD3BA8">
          <w:rPr>
            <w:rFonts w:cs="Times New Roman"/>
            <w:szCs w:val="24"/>
          </w:rPr>
          <w:fldChar w:fldCharType="end"/>
        </w:r>
      </w:ins>
      <w:del w:id="203" w:author="Evan Weber" w:date="2016-11-28T13:15:00Z">
        <w:r w:rsidRPr="003A0FD6" w:rsidDel="00DD3BA8">
          <w:rPr>
            <w:rFonts w:cs="Times New Roman"/>
            <w:szCs w:val="24"/>
          </w:rPr>
          <w:delText xml:space="preserve">Figure </w:delText>
        </w:r>
        <w:r w:rsidDel="00DD3BA8">
          <w:rPr>
            <w:rFonts w:cs="Times New Roman"/>
            <w:szCs w:val="24"/>
          </w:rPr>
          <w:delText>1</w:delText>
        </w:r>
      </w:del>
      <w:r w:rsidRPr="003A0FD6">
        <w:rPr>
          <w:rFonts w:cs="Times New Roman"/>
          <w:szCs w:val="24"/>
        </w:rPr>
        <w:t xml:space="preserve"> below.</w:t>
      </w:r>
    </w:p>
    <w:p w14:paraId="2BE589F2" w14:textId="77777777" w:rsidR="00C05E1E" w:rsidRDefault="00B54BF6">
      <w:pPr>
        <w:pStyle w:val="Caption"/>
        <w:keepNext/>
        <w:spacing w:after="0" w:line="480" w:lineRule="auto"/>
        <w:rPr>
          <w:ins w:id="204" w:author="Evan Weber" w:date="2016-11-28T12:59:00Z"/>
        </w:rPr>
        <w:pPrChange w:id="205" w:author="Evan Weber" w:date="2016-11-28T12:59:00Z">
          <w:pPr>
            <w:pStyle w:val="Caption"/>
            <w:keepNext/>
            <w:spacing w:line="480" w:lineRule="auto"/>
          </w:pPr>
        </w:pPrChange>
      </w:pPr>
      <w:r w:rsidRPr="00EA3111">
        <w:rPr>
          <w:noProof/>
        </w:rPr>
        <w:lastRenderedPageBreak/>
        <w:drawing>
          <wp:inline distT="0" distB="0" distL="0" distR="0" wp14:anchorId="62297209" wp14:editId="6B08A8F2">
            <wp:extent cx="6547274" cy="316252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47274" cy="3162521"/>
                    </a:xfrm>
                    <a:prstGeom prst="rect">
                      <a:avLst/>
                    </a:prstGeom>
                    <a:noFill/>
                    <a:ln>
                      <a:noFill/>
                    </a:ln>
                  </pic:spPr>
                </pic:pic>
              </a:graphicData>
            </a:graphic>
          </wp:inline>
        </w:drawing>
      </w:r>
    </w:p>
    <w:p w14:paraId="41C446B9" w14:textId="304B2228" w:rsidR="00B54BF6" w:rsidRDefault="00C05E1E">
      <w:pPr>
        <w:pStyle w:val="Caption"/>
        <w:pPrChange w:id="206" w:author="Evan Weber" w:date="2016-11-28T12:59:00Z">
          <w:pPr>
            <w:pStyle w:val="Caption"/>
            <w:keepNext/>
            <w:spacing w:line="480" w:lineRule="auto"/>
          </w:pPr>
        </w:pPrChange>
      </w:pPr>
      <w:bookmarkStart w:id="207" w:name="_Ref468102235"/>
      <w:ins w:id="208" w:author="Evan Weber" w:date="2016-11-28T12:59:00Z">
        <w:r>
          <w:t xml:space="preserve">Figure </w:t>
        </w:r>
        <w:r>
          <w:fldChar w:fldCharType="begin"/>
        </w:r>
        <w:r>
          <w:instrText xml:space="preserve"> SEQ Figure \* ARABIC </w:instrText>
        </w:r>
      </w:ins>
      <w:r>
        <w:fldChar w:fldCharType="separate"/>
      </w:r>
      <w:ins w:id="209" w:author="Evan Weber" w:date="2016-11-28T13:22:00Z">
        <w:r w:rsidR="00906392">
          <w:rPr>
            <w:noProof/>
          </w:rPr>
          <w:t>1</w:t>
        </w:r>
      </w:ins>
      <w:ins w:id="210" w:author="Evan Weber" w:date="2016-11-28T12:59:00Z">
        <w:r>
          <w:fldChar w:fldCharType="end"/>
        </w:r>
        <w:bookmarkEnd w:id="207"/>
        <w:r>
          <w:t xml:space="preserve">: </w:t>
        </w:r>
        <w:r w:rsidRPr="001F68EB">
          <w:t>Sample Pattern Inventory</w:t>
        </w:r>
      </w:ins>
      <w:del w:id="211" w:author="Evan Weber" w:date="2016-11-28T12:59:00Z">
        <w:r w:rsidR="00B54BF6" w:rsidDel="00C05E1E">
          <w:delText xml:space="preserve">Figure 1: </w:delText>
        </w:r>
      </w:del>
      <w:del w:id="212" w:author="Evan Weber" w:date="2016-11-28T12:48:00Z">
        <w:r w:rsidR="00B54BF6" w:rsidDel="00EB268D">
          <w:delText xml:space="preserve"> </w:delText>
        </w:r>
      </w:del>
      <w:del w:id="213" w:author="Evan Weber" w:date="2016-11-28T12:58:00Z">
        <w:r w:rsidR="00B54BF6" w:rsidDel="00C05E1E">
          <w:delText>Sample Pattern Inventory</w:delText>
        </w:r>
      </w:del>
    </w:p>
    <w:p w14:paraId="21DA065E" w14:textId="0D4E3446" w:rsidR="00B54BF6" w:rsidRPr="00CF1F87" w:rsidRDefault="00B54BF6" w:rsidP="00B54BF6">
      <w:pPr>
        <w:spacing w:after="0" w:line="480" w:lineRule="auto"/>
        <w:rPr>
          <w:rFonts w:cs="Times New Roman"/>
          <w:szCs w:val="24"/>
        </w:rPr>
      </w:pPr>
      <w:r w:rsidRPr="00CF1F87">
        <w:rPr>
          <w:rFonts w:cs="Times New Roman"/>
          <w:szCs w:val="24"/>
        </w:rPr>
        <w:t xml:space="preserve">MITRE categorized its set </w:t>
      </w:r>
      <w:r w:rsidR="00084EED">
        <w:rPr>
          <w:rFonts w:cs="Times New Roman"/>
          <w:szCs w:val="24"/>
        </w:rPr>
        <w:t>of</w:t>
      </w:r>
      <w:r w:rsidRPr="00CF1F87">
        <w:rPr>
          <w:rFonts w:cs="Times New Roman"/>
          <w:szCs w:val="24"/>
        </w:rPr>
        <w:t xml:space="preserve"> features as being either numeric or text. </w:t>
      </w:r>
      <w:del w:id="214" w:author="Evan Weber" w:date="2016-11-28T12:47:00Z">
        <w:r w:rsidRPr="00CF1F87" w:rsidDel="00EB268D">
          <w:rPr>
            <w:rFonts w:cs="Times New Roman"/>
            <w:szCs w:val="24"/>
          </w:rPr>
          <w:delText xml:space="preserve"> </w:delText>
        </w:r>
      </w:del>
      <w:r w:rsidRPr="00CF1F87">
        <w:rPr>
          <w:rFonts w:cs="Times New Roman"/>
          <w:szCs w:val="24"/>
        </w:rPr>
        <w:t xml:space="preserve">In this case, numeric values were calculated where necessary (e.g., time periods, counts, etc.), rounded to the nearest year (e.g., </w:t>
      </w:r>
      <w:commentRangeStart w:id="215"/>
      <w:r w:rsidRPr="00CF1F87">
        <w:rPr>
          <w:rFonts w:cs="Times New Roman"/>
          <w:szCs w:val="24"/>
        </w:rPr>
        <w:t>35 would be stored as 40</w:t>
      </w:r>
      <w:commentRangeEnd w:id="215"/>
      <w:r w:rsidR="00EB268D">
        <w:rPr>
          <w:rStyle w:val="CommentReference"/>
        </w:rPr>
        <w:commentReference w:id="215"/>
      </w:r>
      <w:r w:rsidRPr="00CF1F87">
        <w:rPr>
          <w:rFonts w:cs="Times New Roman"/>
          <w:szCs w:val="24"/>
        </w:rPr>
        <w:t>)</w:t>
      </w:r>
      <w:ins w:id="216" w:author="Evan Weber" w:date="2016-11-28T12:53:00Z">
        <w:r w:rsidR="00EB268D">
          <w:rPr>
            <w:rFonts w:cs="Times New Roman"/>
            <w:szCs w:val="24"/>
          </w:rPr>
          <w:t>,</w:t>
        </w:r>
      </w:ins>
      <w:r w:rsidRPr="00CF1F87">
        <w:rPr>
          <w:rFonts w:cs="Times New Roman"/>
          <w:szCs w:val="24"/>
        </w:rPr>
        <w:t xml:space="preserve"> and otherwise stored as true/false values (e.g., whether a specific diagnostic code or contention code was used). </w:t>
      </w:r>
      <w:del w:id="217" w:author="Evan Weber" w:date="2016-11-28T12:53:00Z">
        <w:r w:rsidRPr="00CF1F87" w:rsidDel="00EB268D">
          <w:rPr>
            <w:rFonts w:cs="Times New Roman"/>
            <w:szCs w:val="24"/>
          </w:rPr>
          <w:delText xml:space="preserve"> </w:delText>
        </w:r>
      </w:del>
      <w:r w:rsidRPr="00CF1F87">
        <w:rPr>
          <w:rFonts w:cs="Times New Roman"/>
          <w:szCs w:val="24"/>
        </w:rPr>
        <w:t>The same true/false logic was applied to the calculation of text values (i.e., the presence of specified text strings in specified fields within the data).</w:t>
      </w:r>
    </w:p>
    <w:p w14:paraId="443311D9" w14:textId="0C381043" w:rsidR="00B54BF6" w:rsidDel="00C05E1E" w:rsidRDefault="00B54BF6" w:rsidP="00B54BF6">
      <w:pPr>
        <w:spacing w:after="0" w:line="480" w:lineRule="auto"/>
        <w:rPr>
          <w:del w:id="218" w:author="Evan Weber" w:date="2016-11-28T12:53:00Z"/>
          <w:rFonts w:cs="Times New Roman"/>
          <w:szCs w:val="24"/>
        </w:rPr>
      </w:pPr>
    </w:p>
    <w:p w14:paraId="3F40FC3E" w14:textId="77777777" w:rsidR="00C05E1E" w:rsidRPr="00CF1F87" w:rsidRDefault="00C05E1E" w:rsidP="00B54BF6">
      <w:pPr>
        <w:spacing w:after="0" w:line="480" w:lineRule="auto"/>
        <w:rPr>
          <w:ins w:id="219" w:author="Evan Weber" w:date="2016-11-28T13:02:00Z"/>
          <w:rFonts w:cs="Times New Roman"/>
          <w:szCs w:val="24"/>
        </w:rPr>
      </w:pPr>
    </w:p>
    <w:p w14:paraId="76409988" w14:textId="6F67EFA8" w:rsidR="00B54BF6" w:rsidRDefault="00B54BF6" w:rsidP="00B54BF6">
      <w:pPr>
        <w:spacing w:after="0" w:line="480" w:lineRule="auto"/>
        <w:rPr>
          <w:rFonts w:cs="Times New Roman"/>
          <w:szCs w:val="24"/>
        </w:rPr>
      </w:pPr>
      <w:r>
        <w:rPr>
          <w:rFonts w:cs="Times New Roman"/>
          <w:szCs w:val="24"/>
        </w:rPr>
        <w:t>The BCDS</w:t>
      </w:r>
      <w:ins w:id="220" w:author="Evan Weber" w:date="2016-11-28T12:54:00Z">
        <w:r w:rsidR="00EB268D">
          <w:rPr>
            <w:rFonts w:cs="Times New Roman"/>
            <w:szCs w:val="24"/>
          </w:rPr>
          <w:t>S</w:t>
        </w:r>
      </w:ins>
      <w:r>
        <w:rPr>
          <w:rFonts w:cs="Times New Roman"/>
          <w:szCs w:val="24"/>
        </w:rPr>
        <w:t xml:space="preserve"> team tested its hypothesis </w:t>
      </w:r>
      <w:ins w:id="221" w:author="Evan Weber" w:date="2016-11-28T12:57:00Z">
        <w:r w:rsidR="00C05E1E">
          <w:rPr>
            <w:rFonts w:cs="Times New Roman"/>
            <w:szCs w:val="24"/>
          </w:rPr>
          <w:t>w</w:t>
        </w:r>
      </w:ins>
      <w:del w:id="222" w:author="Evan Weber" w:date="2016-11-28T12:57:00Z">
        <w:r w:rsidDel="00C05E1E">
          <w:rPr>
            <w:rFonts w:cs="Times New Roman"/>
            <w:szCs w:val="24"/>
          </w:rPr>
          <w:delText>by</w:delText>
        </w:r>
        <w:r w:rsidRPr="00CF1F87" w:rsidDel="00C05E1E">
          <w:rPr>
            <w:rFonts w:cs="Times New Roman"/>
            <w:szCs w:val="24"/>
          </w:rPr>
          <w:delText xml:space="preserve"> using</w:delText>
        </w:r>
      </w:del>
      <w:ins w:id="223" w:author="Evan Weber" w:date="2016-11-28T12:57:00Z">
        <w:r w:rsidR="00C05E1E">
          <w:rPr>
            <w:rFonts w:cs="Times New Roman"/>
            <w:szCs w:val="24"/>
          </w:rPr>
          <w:t>ith</w:t>
        </w:r>
      </w:ins>
      <w:r w:rsidRPr="00CF1F87">
        <w:rPr>
          <w:rFonts w:cs="Times New Roman"/>
          <w:szCs w:val="24"/>
        </w:rPr>
        <w:t xml:space="preserve"> the same data </w:t>
      </w:r>
      <w:del w:id="224" w:author="Evan Weber" w:date="2016-11-28T12:54:00Z">
        <w:r w:rsidRPr="00CF1F87" w:rsidDel="00EB268D">
          <w:rPr>
            <w:rFonts w:cs="Times New Roman"/>
            <w:szCs w:val="24"/>
          </w:rPr>
          <w:delText>used by</w:delText>
        </w:r>
      </w:del>
      <w:ins w:id="225" w:author="Evan Weber" w:date="2016-11-28T12:54:00Z">
        <w:r w:rsidR="00EB268D">
          <w:rPr>
            <w:rFonts w:cs="Times New Roman"/>
            <w:szCs w:val="24"/>
          </w:rPr>
          <w:t>that</w:t>
        </w:r>
      </w:ins>
      <w:r w:rsidRPr="00CF1F87">
        <w:rPr>
          <w:rFonts w:cs="Times New Roman"/>
          <w:szCs w:val="24"/>
        </w:rPr>
        <w:t xml:space="preserve"> MITRE </w:t>
      </w:r>
      <w:ins w:id="226" w:author="Evan Weber" w:date="2016-11-28T12:54:00Z">
        <w:r w:rsidR="00EB268D">
          <w:rPr>
            <w:rFonts w:cs="Times New Roman"/>
            <w:szCs w:val="24"/>
          </w:rPr>
          <w:t xml:space="preserve">used </w:t>
        </w:r>
      </w:ins>
      <w:r w:rsidRPr="00CF1F87">
        <w:rPr>
          <w:rFonts w:cs="Times New Roman"/>
          <w:szCs w:val="24"/>
        </w:rPr>
        <w:t>to conduct its analysis</w:t>
      </w:r>
      <w:del w:id="227" w:author="Evan Weber" w:date="2016-11-28T12:54:00Z">
        <w:r w:rsidDel="00EB268D">
          <w:rPr>
            <w:rFonts w:cs="Times New Roman"/>
            <w:szCs w:val="24"/>
          </w:rPr>
          <w:delText>,</w:delText>
        </w:r>
      </w:del>
      <w:r>
        <w:rPr>
          <w:rFonts w:cs="Times New Roman"/>
          <w:szCs w:val="24"/>
        </w:rPr>
        <w:t xml:space="preserve"> and the same feature set</w:t>
      </w:r>
      <w:r w:rsidRPr="00CF1F87">
        <w:rPr>
          <w:rFonts w:cs="Times New Roman"/>
          <w:szCs w:val="24"/>
        </w:rPr>
        <w:t xml:space="preserve">. </w:t>
      </w:r>
      <w:del w:id="228" w:author="Evan Weber" w:date="2016-11-28T12:54:00Z">
        <w:r w:rsidRPr="00CF1F87" w:rsidDel="00EB268D">
          <w:rPr>
            <w:rFonts w:cs="Times New Roman"/>
            <w:szCs w:val="24"/>
          </w:rPr>
          <w:delText xml:space="preserve"> </w:delText>
        </w:r>
      </w:del>
      <w:r>
        <w:rPr>
          <w:rFonts w:cs="Times New Roman"/>
          <w:szCs w:val="24"/>
        </w:rPr>
        <w:t xml:space="preserve">Data from </w:t>
      </w:r>
      <w:r w:rsidRPr="00CF1F87">
        <w:rPr>
          <w:rFonts w:cs="Times New Roman"/>
          <w:szCs w:val="24"/>
        </w:rPr>
        <w:t>1.2 million claims were first extracted from the set where the claimant had filed at least one claim with an ear</w:t>
      </w:r>
      <w:ins w:id="229" w:author="Evan Weber" w:date="2016-11-28T12:54:00Z">
        <w:r w:rsidR="00EB268D">
          <w:rPr>
            <w:rFonts w:cs="Times New Roman"/>
            <w:szCs w:val="24"/>
          </w:rPr>
          <w:t>-</w:t>
        </w:r>
      </w:ins>
      <w:del w:id="230" w:author="Evan Weber" w:date="2016-11-28T12:54:00Z">
        <w:r w:rsidRPr="00CF1F87" w:rsidDel="00EB268D">
          <w:rPr>
            <w:rFonts w:cs="Times New Roman"/>
            <w:szCs w:val="24"/>
          </w:rPr>
          <w:delText xml:space="preserve"> </w:delText>
        </w:r>
      </w:del>
      <w:r w:rsidRPr="00CF1F87">
        <w:rPr>
          <w:rFonts w:cs="Times New Roman"/>
          <w:szCs w:val="24"/>
        </w:rPr>
        <w:t xml:space="preserve">related contention. </w:t>
      </w:r>
      <w:del w:id="231" w:author="Evan Weber" w:date="2016-11-28T12:54:00Z">
        <w:r w:rsidRPr="00CF1F87" w:rsidDel="00EB268D">
          <w:rPr>
            <w:rFonts w:cs="Times New Roman"/>
            <w:szCs w:val="24"/>
          </w:rPr>
          <w:delText xml:space="preserve"> </w:delText>
        </w:r>
      </w:del>
      <w:r w:rsidRPr="00CF1F87">
        <w:rPr>
          <w:rFonts w:cs="Times New Roman"/>
          <w:szCs w:val="24"/>
        </w:rPr>
        <w:t xml:space="preserve">The data </w:t>
      </w:r>
      <w:r>
        <w:rPr>
          <w:rFonts w:cs="Times New Roman"/>
          <w:szCs w:val="24"/>
        </w:rPr>
        <w:t>were</w:t>
      </w:r>
      <w:r w:rsidRPr="00CF1F87">
        <w:rPr>
          <w:rFonts w:cs="Times New Roman"/>
          <w:szCs w:val="24"/>
        </w:rPr>
        <w:t xml:space="preserve"> </w:t>
      </w:r>
      <w:r>
        <w:rPr>
          <w:rFonts w:cs="Times New Roman"/>
          <w:szCs w:val="24"/>
        </w:rPr>
        <w:t>next</w:t>
      </w:r>
      <w:r w:rsidRPr="00CF1F87">
        <w:rPr>
          <w:rFonts w:cs="Times New Roman"/>
          <w:szCs w:val="24"/>
        </w:rPr>
        <w:t xml:space="preserve"> aggregated to define the underlying predictive patterns</w:t>
      </w:r>
      <w:ins w:id="232" w:author="Evan Weber" w:date="2016-11-28T12:54:00Z">
        <w:r w:rsidR="00EB268D">
          <w:rPr>
            <w:rFonts w:cs="Times New Roman"/>
            <w:szCs w:val="24"/>
          </w:rPr>
          <w:t>:</w:t>
        </w:r>
      </w:ins>
      <w:r w:rsidRPr="00CF1F87">
        <w:rPr>
          <w:rFonts w:cs="Times New Roman"/>
          <w:szCs w:val="24"/>
        </w:rPr>
        <w:t xml:space="preserve"> </w:t>
      </w:r>
      <w:del w:id="233" w:author="Evan Weber" w:date="2016-11-28T12:54:00Z">
        <w:r w:rsidRPr="00CF1F87" w:rsidDel="00EB268D">
          <w:rPr>
            <w:rFonts w:cs="Times New Roman"/>
            <w:szCs w:val="24"/>
          </w:rPr>
          <w:delText xml:space="preserve">- </w:delText>
        </w:r>
      </w:del>
      <w:r w:rsidRPr="00CF1F87">
        <w:rPr>
          <w:rFonts w:cs="Times New Roman"/>
          <w:szCs w:val="24"/>
        </w:rPr>
        <w:t xml:space="preserve">unique combinations of values for the set of features. </w:t>
      </w:r>
      <w:del w:id="234" w:author="Evan Weber" w:date="2016-11-28T12:55:00Z">
        <w:r w:rsidRPr="00CF1F87" w:rsidDel="00EB268D">
          <w:rPr>
            <w:rFonts w:cs="Times New Roman"/>
            <w:szCs w:val="24"/>
          </w:rPr>
          <w:delText xml:space="preserve"> </w:delText>
        </w:r>
      </w:del>
      <w:r w:rsidRPr="00CF1F87">
        <w:rPr>
          <w:rFonts w:cs="Times New Roman"/>
          <w:szCs w:val="24"/>
        </w:rPr>
        <w:t>The patterns were numbered and aligned with the resulting CDD for the Ear (</w:t>
      </w:r>
      <w:del w:id="235" w:author="Evan Weber" w:date="2016-11-28T12:55:00Z">
        <w:r w:rsidRPr="00CF1F87" w:rsidDel="00EB268D">
          <w:rPr>
            <w:rFonts w:cs="Times New Roman"/>
            <w:szCs w:val="24"/>
          </w:rPr>
          <w:delText xml:space="preserve">note – </w:delText>
        </w:r>
      </w:del>
      <w:r w:rsidRPr="00CF1F87">
        <w:rPr>
          <w:rFonts w:cs="Times New Roman"/>
          <w:szCs w:val="24"/>
        </w:rPr>
        <w:t xml:space="preserve">the calculated current </w:t>
      </w:r>
      <w:r w:rsidRPr="00CF1F87">
        <w:rPr>
          <w:rFonts w:cs="Times New Roman"/>
          <w:szCs w:val="24"/>
        </w:rPr>
        <w:lastRenderedPageBreak/>
        <w:t>CDD</w:t>
      </w:r>
      <w:del w:id="236" w:author="Evan Weber" w:date="2016-11-28T12:55:00Z">
        <w:r w:rsidRPr="00CF1F87" w:rsidDel="00EB268D">
          <w:rPr>
            <w:rFonts w:cs="Times New Roman"/>
            <w:szCs w:val="24"/>
          </w:rPr>
          <w:delText>’</w:delText>
        </w:r>
      </w:del>
      <w:r w:rsidRPr="00CF1F87">
        <w:rPr>
          <w:rFonts w:cs="Times New Roman"/>
          <w:szCs w:val="24"/>
        </w:rPr>
        <w:t xml:space="preserve">s were rounded to the nearest 10% </w:t>
      </w:r>
      <w:del w:id="237" w:author="Evan Weber" w:date="2016-11-28T12:55:00Z">
        <w:r w:rsidRPr="00CF1F87" w:rsidDel="00EB268D">
          <w:rPr>
            <w:rFonts w:cs="Times New Roman"/>
            <w:szCs w:val="24"/>
          </w:rPr>
          <w:delText xml:space="preserve">- </w:delText>
        </w:r>
      </w:del>
      <w:r w:rsidRPr="00CF1F87">
        <w:rPr>
          <w:rFonts w:cs="Times New Roman"/>
          <w:szCs w:val="24"/>
        </w:rPr>
        <w:t xml:space="preserve">or quantized </w:t>
      </w:r>
      <w:del w:id="238" w:author="Evan Weber" w:date="2016-11-28T12:55:00Z">
        <w:r w:rsidRPr="00CF1F87" w:rsidDel="00EB268D">
          <w:rPr>
            <w:rFonts w:cs="Times New Roman"/>
            <w:szCs w:val="24"/>
          </w:rPr>
          <w:delText xml:space="preserve">- </w:delText>
        </w:r>
      </w:del>
      <w:r w:rsidRPr="00CF1F87">
        <w:rPr>
          <w:rFonts w:cs="Times New Roman"/>
          <w:szCs w:val="24"/>
        </w:rPr>
        <w:t xml:space="preserve">consistent with MITRE’s analysis). </w:t>
      </w:r>
      <w:del w:id="239" w:author="Evan Weber" w:date="2016-11-28T12:55:00Z">
        <w:r w:rsidRPr="00CF1F87" w:rsidDel="00EB268D">
          <w:rPr>
            <w:rFonts w:cs="Times New Roman"/>
            <w:szCs w:val="24"/>
          </w:rPr>
          <w:delText xml:space="preserve"> </w:delText>
        </w:r>
      </w:del>
      <w:r w:rsidRPr="00CF1F87">
        <w:rPr>
          <w:rFonts w:cs="Times New Roman"/>
          <w:szCs w:val="24"/>
        </w:rPr>
        <w:t xml:space="preserve">Finally, </w:t>
      </w:r>
      <w:r>
        <w:rPr>
          <w:rFonts w:cs="Times New Roman"/>
          <w:szCs w:val="24"/>
        </w:rPr>
        <w:t xml:space="preserve">the team executed an automated </w:t>
      </w:r>
      <w:r w:rsidRPr="00CF1F87">
        <w:rPr>
          <w:rFonts w:cs="Times New Roman"/>
          <w:szCs w:val="24"/>
        </w:rPr>
        <w:t xml:space="preserve">routine </w:t>
      </w:r>
      <w:r>
        <w:rPr>
          <w:rFonts w:cs="Times New Roman"/>
          <w:szCs w:val="24"/>
        </w:rPr>
        <w:t>to</w:t>
      </w:r>
      <w:r w:rsidRPr="00CF1F87">
        <w:rPr>
          <w:rFonts w:cs="Times New Roman"/>
          <w:szCs w:val="24"/>
        </w:rPr>
        <w:t xml:space="preserve"> match the same set of claims with the pattern inventory to determine whether the logic was self-repeating (i.e.</w:t>
      </w:r>
      <w:ins w:id="240" w:author="Evan Weber" w:date="2016-11-28T12:55:00Z">
        <w:r w:rsidR="00EB268D">
          <w:rPr>
            <w:rFonts w:cs="Times New Roman"/>
            <w:szCs w:val="24"/>
          </w:rPr>
          <w:t>,</w:t>
        </w:r>
      </w:ins>
      <w:r w:rsidRPr="00CF1F87">
        <w:rPr>
          <w:rFonts w:cs="Times New Roman"/>
          <w:szCs w:val="24"/>
        </w:rPr>
        <w:t xml:space="preserve"> the claims </w:t>
      </w:r>
      <w:del w:id="241" w:author="Evan Weber" w:date="2016-11-28T12:56:00Z">
        <w:r w:rsidRPr="00CF1F87" w:rsidDel="00EB268D">
          <w:rPr>
            <w:rFonts w:cs="Times New Roman"/>
            <w:szCs w:val="24"/>
          </w:rPr>
          <w:delText>from which</w:delText>
        </w:r>
      </w:del>
      <w:ins w:id="242" w:author="Evan Weber" w:date="2016-11-28T12:56:00Z">
        <w:r w:rsidR="00EB268D">
          <w:rPr>
            <w:rFonts w:cs="Times New Roman"/>
            <w:szCs w:val="24"/>
          </w:rPr>
          <w:t>used to identify</w:t>
        </w:r>
      </w:ins>
      <w:r w:rsidRPr="00CF1F87">
        <w:rPr>
          <w:rFonts w:cs="Times New Roman"/>
          <w:szCs w:val="24"/>
        </w:rPr>
        <w:t xml:space="preserve"> the patterns </w:t>
      </w:r>
      <w:del w:id="243" w:author="Evan Weber" w:date="2016-11-28T12:56:00Z">
        <w:r w:rsidRPr="00CF1F87" w:rsidDel="00EB268D">
          <w:rPr>
            <w:rFonts w:cs="Times New Roman"/>
            <w:szCs w:val="24"/>
          </w:rPr>
          <w:delText xml:space="preserve">were identified </w:delText>
        </w:r>
      </w:del>
      <w:r w:rsidRPr="00CF1F87">
        <w:rPr>
          <w:rFonts w:cs="Times New Roman"/>
          <w:szCs w:val="24"/>
        </w:rPr>
        <w:t xml:space="preserve">could </w:t>
      </w:r>
      <w:del w:id="244" w:author="Evan Weber" w:date="2016-11-28T12:56:00Z">
        <w:r w:rsidRPr="00CF1F87" w:rsidDel="00EB268D">
          <w:rPr>
            <w:rFonts w:cs="Times New Roman"/>
            <w:szCs w:val="24"/>
          </w:rPr>
          <w:delText xml:space="preserve">be </w:delText>
        </w:r>
      </w:del>
      <w:r w:rsidRPr="00CF1F87">
        <w:rPr>
          <w:rFonts w:cs="Times New Roman"/>
          <w:szCs w:val="24"/>
        </w:rPr>
        <w:t xml:space="preserve">again </w:t>
      </w:r>
      <w:ins w:id="245" w:author="Evan Weber" w:date="2016-11-28T12:56:00Z">
        <w:r w:rsidR="00EB268D">
          <w:rPr>
            <w:rFonts w:cs="Times New Roman"/>
            <w:szCs w:val="24"/>
          </w:rPr>
          <w:t xml:space="preserve">be </w:t>
        </w:r>
      </w:ins>
      <w:r w:rsidRPr="00CF1F87">
        <w:rPr>
          <w:rFonts w:cs="Times New Roman"/>
          <w:szCs w:val="24"/>
        </w:rPr>
        <w:t xml:space="preserve">matched to provide an accurate result). </w:t>
      </w:r>
      <w:del w:id="246" w:author="Evan Weber" w:date="2016-11-28T12:56:00Z">
        <w:r w:rsidRPr="00CF1F87" w:rsidDel="00EB268D">
          <w:rPr>
            <w:rFonts w:cs="Times New Roman"/>
            <w:szCs w:val="24"/>
          </w:rPr>
          <w:delText xml:space="preserve"> </w:delText>
        </w:r>
      </w:del>
      <w:r w:rsidRPr="00CF1F87">
        <w:rPr>
          <w:rFonts w:cs="Times New Roman"/>
          <w:szCs w:val="24"/>
        </w:rPr>
        <w:t>The initial test indicated that fewer than 65,000 patterns were required to determine the CDD at accuracy rates above 90</w:t>
      </w:r>
      <w:del w:id="247" w:author="Evan Weber" w:date="2016-11-28T12:57:00Z">
        <w:r w:rsidRPr="00CF1F87" w:rsidDel="00EB268D">
          <w:rPr>
            <w:rFonts w:cs="Times New Roman"/>
            <w:szCs w:val="24"/>
          </w:rPr>
          <w:delText xml:space="preserve">%.  </w:delText>
        </w:r>
      </w:del>
      <w:ins w:id="248" w:author="Evan Weber" w:date="2016-11-28T12:57:00Z">
        <w:r w:rsidR="00EB268D">
          <w:rPr>
            <w:rFonts w:cs="Times New Roman"/>
            <w:szCs w:val="24"/>
          </w:rPr>
          <w:t xml:space="preserve"> percent</w:t>
        </w:r>
        <w:r w:rsidR="00EB268D" w:rsidRPr="00CF1F87">
          <w:rPr>
            <w:rFonts w:cs="Times New Roman"/>
            <w:szCs w:val="24"/>
          </w:rPr>
          <w:t xml:space="preserve">. </w:t>
        </w:r>
      </w:ins>
      <w:r w:rsidRPr="00CF1F87">
        <w:rPr>
          <w:rFonts w:cs="Times New Roman"/>
          <w:szCs w:val="24"/>
        </w:rPr>
        <w:t xml:space="preserve">Based on these initial results, </w:t>
      </w:r>
      <w:r>
        <w:rPr>
          <w:rFonts w:cs="Times New Roman"/>
          <w:szCs w:val="24"/>
        </w:rPr>
        <w:t xml:space="preserve">the team adopted the pattern-matching architecture </w:t>
      </w:r>
      <w:r w:rsidRPr="00CF1F87">
        <w:rPr>
          <w:rFonts w:cs="Times New Roman"/>
          <w:szCs w:val="24"/>
        </w:rPr>
        <w:t>for preliminary development and testing purposes.</w:t>
      </w:r>
    </w:p>
    <w:p w14:paraId="274EDF3C" w14:textId="77777777" w:rsidR="00726A4D" w:rsidRDefault="00726A4D" w:rsidP="00726A4D">
      <w:pPr>
        <w:pStyle w:val="Heading1"/>
      </w:pPr>
      <w:bookmarkStart w:id="249" w:name="_Toc468094189"/>
      <w:r>
        <w:t>Section 3: Findings from the BCDS Ear Model Performance Testing &amp; Analysis</w:t>
      </w:r>
      <w:bookmarkEnd w:id="249"/>
    </w:p>
    <w:p w14:paraId="17D6B8C5" w14:textId="6A0CFBD0" w:rsidR="00726A4D" w:rsidDel="00C05E1E" w:rsidRDefault="00726A4D" w:rsidP="00726A4D">
      <w:pPr>
        <w:rPr>
          <w:del w:id="250" w:author="Evan Weber" w:date="2016-11-28T12:57:00Z"/>
        </w:rPr>
      </w:pPr>
    </w:p>
    <w:p w14:paraId="237B2B58" w14:textId="6B0B864A" w:rsidR="00726A4D" w:rsidRDefault="00B9765B" w:rsidP="006A2B04">
      <w:pPr>
        <w:spacing w:line="480" w:lineRule="auto"/>
        <w:rPr>
          <w:rFonts w:cs="Times New Roman"/>
          <w:szCs w:val="24"/>
        </w:rPr>
      </w:pPr>
      <w:r>
        <w:rPr>
          <w:rFonts w:cs="Times New Roman"/>
          <w:szCs w:val="24"/>
        </w:rPr>
        <w:t>The BCDS</w:t>
      </w:r>
      <w:ins w:id="251" w:author="Evan Weber" w:date="2016-11-28T12:57:00Z">
        <w:r w:rsidR="00C05E1E">
          <w:rPr>
            <w:rFonts w:cs="Times New Roman"/>
            <w:szCs w:val="24"/>
          </w:rPr>
          <w:t>S</w:t>
        </w:r>
      </w:ins>
      <w:r>
        <w:rPr>
          <w:rFonts w:cs="Times New Roman"/>
          <w:szCs w:val="24"/>
        </w:rPr>
        <w:t xml:space="preserve"> </w:t>
      </w:r>
      <w:del w:id="252" w:author="Evan Weber" w:date="2016-11-28T12:57:00Z">
        <w:r w:rsidDel="00C05E1E">
          <w:rPr>
            <w:rFonts w:cs="Times New Roman"/>
            <w:szCs w:val="24"/>
          </w:rPr>
          <w:delText>T</w:delText>
        </w:r>
      </w:del>
      <w:ins w:id="253" w:author="Evan Weber" w:date="2016-11-28T12:57:00Z">
        <w:r w:rsidR="00C05E1E">
          <w:rPr>
            <w:rFonts w:cs="Times New Roman"/>
            <w:szCs w:val="24"/>
          </w:rPr>
          <w:t>t</w:t>
        </w:r>
      </w:ins>
      <w:r>
        <w:rPr>
          <w:rFonts w:cs="Times New Roman"/>
          <w:szCs w:val="24"/>
        </w:rPr>
        <w:t>eam developed the Ear Model (001), which provided a combined disability determination (or CDD) for ear related conditions (defined as diagnosis codes: 6100, 6200, 6201, 6202, 6204, 6205, 6207, 6209, 6210, 6211, and 6260).  The model addressed 94.38</w:t>
      </w:r>
      <w:del w:id="254" w:author="Evan Weber" w:date="2016-11-28T12:57:00Z">
        <w:r w:rsidDel="00C05E1E">
          <w:rPr>
            <w:rFonts w:cs="Times New Roman"/>
            <w:szCs w:val="24"/>
          </w:rPr>
          <w:delText xml:space="preserve">% </w:delText>
        </w:r>
      </w:del>
      <w:ins w:id="255" w:author="Evan Weber" w:date="2016-11-28T12:57:00Z">
        <w:r w:rsidR="00C05E1E">
          <w:rPr>
            <w:rFonts w:cs="Times New Roman"/>
            <w:szCs w:val="24"/>
          </w:rPr>
          <w:t xml:space="preserve"> percent </w:t>
        </w:r>
      </w:ins>
      <w:r>
        <w:rPr>
          <w:rFonts w:cs="Times New Roman"/>
          <w:szCs w:val="24"/>
        </w:rPr>
        <w:t>of eligible claims, with an accuracy rate of 60.81</w:t>
      </w:r>
      <w:del w:id="256" w:author="Evan Weber" w:date="2016-11-28T12:57:00Z">
        <w:r w:rsidDel="00C05E1E">
          <w:rPr>
            <w:rFonts w:cs="Times New Roman"/>
            <w:szCs w:val="24"/>
          </w:rPr>
          <w:delText xml:space="preserve">%.  </w:delText>
        </w:r>
      </w:del>
      <w:ins w:id="257" w:author="Evan Weber" w:date="2016-11-28T12:57:00Z">
        <w:r w:rsidR="00C05E1E">
          <w:rPr>
            <w:rFonts w:cs="Times New Roman"/>
            <w:szCs w:val="24"/>
          </w:rPr>
          <w:t xml:space="preserve"> percent.  </w:t>
        </w:r>
      </w:ins>
    </w:p>
    <w:p w14:paraId="473A9746" w14:textId="1807C4B5" w:rsidR="006A2B04" w:rsidRDefault="00C05E1E" w:rsidP="00726A4D">
      <w:pPr>
        <w:rPr>
          <w:rFonts w:cs="Times New Roman"/>
          <w:szCs w:val="24"/>
        </w:rPr>
      </w:pPr>
      <w:ins w:id="258" w:author="Evan Weber" w:date="2016-11-28T12:58:00Z">
        <w:r>
          <w:rPr>
            <w:noProof/>
          </w:rPr>
          <w:lastRenderedPageBreak/>
          <mc:AlternateContent>
            <mc:Choice Requires="wps">
              <w:drawing>
                <wp:anchor distT="0" distB="0" distL="114300" distR="114300" simplePos="0" relativeHeight="251663360" behindDoc="0" locked="0" layoutInCell="1" allowOverlap="1" wp14:anchorId="7D120B0C" wp14:editId="4A264493">
                  <wp:simplePos x="0" y="0"/>
                  <wp:positionH relativeFrom="column">
                    <wp:posOffset>0</wp:posOffset>
                  </wp:positionH>
                  <wp:positionV relativeFrom="paragraph">
                    <wp:posOffset>3234690</wp:posOffset>
                  </wp:positionV>
                  <wp:extent cx="65722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572250" cy="635"/>
                          </a:xfrm>
                          <a:prstGeom prst="rect">
                            <a:avLst/>
                          </a:prstGeom>
                          <a:solidFill>
                            <a:prstClr val="white"/>
                          </a:solidFill>
                          <a:ln>
                            <a:noFill/>
                          </a:ln>
                          <a:effectLst/>
                        </wps:spPr>
                        <wps:txbx>
                          <w:txbxContent>
                            <w:p w14:paraId="1950A859" w14:textId="6477B96C" w:rsidR="00DD3BA8" w:rsidRPr="00474079" w:rsidRDefault="00DD3BA8">
                              <w:pPr>
                                <w:pStyle w:val="Caption"/>
                                <w:rPr>
                                  <w:noProof/>
                                </w:rPr>
                                <w:pPrChange w:id="259" w:author="Evan Weber" w:date="2016-11-28T12:58:00Z">
                                  <w:pPr/>
                                </w:pPrChange>
                              </w:pPr>
                              <w:bookmarkStart w:id="260" w:name="_Ref468102156"/>
                              <w:ins w:id="261" w:author="Evan Weber" w:date="2016-11-28T12:58:00Z">
                                <w:r>
                                  <w:t xml:space="preserve">Figure </w:t>
                                </w:r>
                                <w:r>
                                  <w:fldChar w:fldCharType="begin"/>
                                </w:r>
                                <w:r>
                                  <w:instrText xml:space="preserve"> SEQ Figure \* ARABIC </w:instrText>
                                </w:r>
                              </w:ins>
                              <w:r>
                                <w:fldChar w:fldCharType="separate"/>
                              </w:r>
                              <w:ins w:id="262" w:author="Evan Weber" w:date="2016-11-28T13:22:00Z">
                                <w:r w:rsidR="00906392">
                                  <w:rPr>
                                    <w:noProof/>
                                  </w:rPr>
                                  <w:t>2</w:t>
                                </w:r>
                              </w:ins>
                              <w:ins w:id="263" w:author="Evan Weber" w:date="2016-11-28T12:58:00Z">
                                <w:r>
                                  <w:fldChar w:fldCharType="end"/>
                                </w:r>
                                <w:bookmarkEnd w:id="260"/>
                                <w:r>
                                  <w:t xml:space="preserve">: Distribution of </w:t>
                                </w:r>
                                <w:r>
                                  <w:rPr>
                                    <w:noProof/>
                                  </w:rPr>
                                  <w:t>Modeling Results by Diagnostic Code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20B0C" id="Text Box 1" o:spid="_x0000_s1027" type="#_x0000_t202" style="position:absolute;margin-left:0;margin-top:254.7pt;width:5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" stroked="f">
                  <v:textbox style="mso-fit-shape-to-text:t" inset="0,0,0,0">
                    <w:txbxContent>
                      <w:p w14:paraId="1950A859" w14:textId="6477B96C" w:rsidR="00DD3BA8" w:rsidRPr="00474079" w:rsidRDefault="00DD3BA8" w:rsidP="00C05E1E">
                        <w:pPr>
                          <w:pStyle w:val="Caption"/>
                          <w:rPr>
                            <w:noProof/>
                            <w:sz w:val="24"/>
                          </w:rPr>
                          <w:pPrChange w:id="273" w:author="Evan Weber" w:date="2016-11-28T12:58:00Z">
                            <w:pPr/>
                          </w:pPrChange>
                        </w:pPr>
                        <w:bookmarkStart w:id="274" w:name="_Ref468102156"/>
                        <w:ins w:id="275" w:author="Evan Weber" w:date="2016-11-28T12:58:00Z">
                          <w:r>
                            <w:t xml:space="preserve">Figure </w:t>
                          </w:r>
                          <w:r>
                            <w:fldChar w:fldCharType="begin"/>
                          </w:r>
                          <w:r>
                            <w:instrText xml:space="preserve"> SEQ Figure \* ARABIC </w:instrText>
                          </w:r>
                        </w:ins>
                        <w:r>
                          <w:fldChar w:fldCharType="separate"/>
                        </w:r>
                        <w:ins w:id="276" w:author="Evan Weber" w:date="2016-11-28T13:22:00Z">
                          <w:r w:rsidR="00906392">
                            <w:rPr>
                              <w:noProof/>
                            </w:rPr>
                            <w:t>2</w:t>
                          </w:r>
                        </w:ins>
                        <w:ins w:id="277" w:author="Evan Weber" w:date="2016-11-28T12:58:00Z">
                          <w:r>
                            <w:fldChar w:fldCharType="end"/>
                          </w:r>
                          <w:bookmarkEnd w:id="274"/>
                          <w:r>
                            <w:t xml:space="preserve">: Distribution of </w:t>
                          </w:r>
                          <w:r>
                            <w:rPr>
                              <w:noProof/>
                            </w:rPr>
                            <w:t>Modeling Results by Diagnostic Code</w:t>
                          </w:r>
                        </w:ins>
                      </w:p>
                    </w:txbxContent>
                  </v:textbox>
                  <w10:wrap type="square"/>
                </v:shape>
              </w:pict>
            </mc:Fallback>
          </mc:AlternateContent>
        </w:r>
      </w:ins>
      <w:r w:rsidR="006A2B04" w:rsidRPr="006A2B04">
        <w:rPr>
          <w:noProof/>
        </w:rPr>
        <w:drawing>
          <wp:anchor distT="0" distB="0" distL="114300" distR="114300" simplePos="0" relativeHeight="251661312" behindDoc="0" locked="0" layoutInCell="1" allowOverlap="1" wp14:anchorId="46463869" wp14:editId="0EEEEE96">
            <wp:simplePos x="0" y="0"/>
            <wp:positionH relativeFrom="column">
              <wp:posOffset>0</wp:posOffset>
            </wp:positionH>
            <wp:positionV relativeFrom="paragraph">
              <wp:posOffset>-1270</wp:posOffset>
            </wp:positionV>
            <wp:extent cx="6572250" cy="3177791"/>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0" cy="31777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A3D22" w14:textId="77777777" w:rsidR="00B9765B" w:rsidRDefault="00B9765B" w:rsidP="006A2B04">
      <w:pPr>
        <w:spacing w:line="480" w:lineRule="auto"/>
        <w:rPr>
          <w:rFonts w:cs="Times New Roman"/>
          <w:szCs w:val="24"/>
        </w:rPr>
      </w:pPr>
      <w:r>
        <w:rPr>
          <w:rFonts w:cs="Times New Roman"/>
          <w:szCs w:val="24"/>
        </w:rPr>
        <w:t>A performance analysis of the</w:t>
      </w:r>
      <w:r w:rsidR="006A2B04">
        <w:rPr>
          <w:rFonts w:cs="Times New Roman"/>
          <w:szCs w:val="24"/>
        </w:rPr>
        <w:t xml:space="preserve"> Ear Model</w:t>
      </w:r>
      <w:r>
        <w:rPr>
          <w:rFonts w:cs="Times New Roman"/>
          <w:szCs w:val="24"/>
        </w:rPr>
        <w:t xml:space="preserve"> results </w:t>
      </w:r>
      <w:r w:rsidR="006A2B04">
        <w:rPr>
          <w:rFonts w:cs="Times New Roman"/>
          <w:szCs w:val="24"/>
        </w:rPr>
        <w:t xml:space="preserve">(Figure X above) </w:t>
      </w:r>
      <w:r>
        <w:rPr>
          <w:rFonts w:cs="Times New Roman"/>
          <w:szCs w:val="24"/>
        </w:rPr>
        <w:t>revealed two key findings:</w:t>
      </w:r>
    </w:p>
    <w:p w14:paraId="42981FFC" w14:textId="761CB04C" w:rsidR="006A2B04" w:rsidRPr="006A2B04" w:rsidRDefault="00B9765B" w:rsidP="006A2B04">
      <w:pPr>
        <w:pStyle w:val="ListParagraph"/>
        <w:numPr>
          <w:ilvl w:val="0"/>
          <w:numId w:val="23"/>
        </w:numPr>
        <w:spacing w:line="480" w:lineRule="auto"/>
        <w:rPr>
          <w:rFonts w:asciiTheme="majorHAnsi" w:eastAsiaTheme="majorEastAsia" w:hAnsiTheme="majorHAnsi" w:cstheme="majorBidi"/>
          <w:color w:val="2E74B5" w:themeColor="accent1" w:themeShade="BF"/>
          <w:sz w:val="26"/>
          <w:szCs w:val="26"/>
        </w:rPr>
      </w:pPr>
      <w:r w:rsidRPr="00B9765B">
        <w:rPr>
          <w:rFonts w:cs="Times New Roman"/>
          <w:szCs w:val="24"/>
        </w:rPr>
        <w:t>93</w:t>
      </w:r>
      <w:del w:id="264" w:author="Evan Weber" w:date="2016-11-28T12:59:00Z">
        <w:r w:rsidRPr="00B9765B" w:rsidDel="00C05E1E">
          <w:rPr>
            <w:rFonts w:cs="Times New Roman"/>
            <w:szCs w:val="24"/>
          </w:rPr>
          <w:delText xml:space="preserve">% </w:delText>
        </w:r>
      </w:del>
      <w:ins w:id="265" w:author="Evan Weber" w:date="2016-11-28T12:59:00Z">
        <w:r w:rsidR="00C05E1E">
          <w:rPr>
            <w:rFonts w:cs="Times New Roman"/>
            <w:szCs w:val="24"/>
          </w:rPr>
          <w:t xml:space="preserve"> percent</w:t>
        </w:r>
        <w:r w:rsidR="00C05E1E" w:rsidRPr="00B9765B">
          <w:rPr>
            <w:rFonts w:cs="Times New Roman"/>
            <w:szCs w:val="24"/>
          </w:rPr>
          <w:t xml:space="preserve"> </w:t>
        </w:r>
      </w:ins>
      <w:r w:rsidRPr="00B9765B">
        <w:rPr>
          <w:rFonts w:cs="Times New Roman"/>
          <w:szCs w:val="24"/>
        </w:rPr>
        <w:t>of all eligible claims were diagnosed using the General Hearing Loss (6100) or Tinnitus (6260) diagnosis codes</w:t>
      </w:r>
      <w:bookmarkStart w:id="266" w:name="_Toc448223066"/>
      <w:r>
        <w:rPr>
          <w:rFonts w:cs="Times New Roman"/>
          <w:szCs w:val="24"/>
        </w:rPr>
        <w:t xml:space="preserve">: </w:t>
      </w:r>
      <w:del w:id="267" w:author="Evan Weber" w:date="2016-11-28T12:59:00Z">
        <w:r w:rsidDel="00C05E1E">
          <w:rPr>
            <w:rFonts w:cs="Times New Roman"/>
            <w:szCs w:val="24"/>
          </w:rPr>
          <w:delText xml:space="preserve"> </w:delText>
        </w:r>
      </w:del>
      <w:r>
        <w:rPr>
          <w:rFonts w:cs="Times New Roman"/>
          <w:szCs w:val="24"/>
        </w:rPr>
        <w:t>23</w:t>
      </w:r>
      <w:del w:id="268" w:author="Evan Weber" w:date="2016-11-28T13:00:00Z">
        <w:r w:rsidDel="00C05E1E">
          <w:rPr>
            <w:rFonts w:cs="Times New Roman"/>
            <w:szCs w:val="24"/>
          </w:rPr>
          <w:delText xml:space="preserve">% </w:delText>
        </w:r>
      </w:del>
      <w:ins w:id="269" w:author="Evan Weber" w:date="2016-11-28T13:00:00Z">
        <w:r w:rsidR="00C05E1E">
          <w:rPr>
            <w:rFonts w:cs="Times New Roman"/>
            <w:szCs w:val="24"/>
          </w:rPr>
          <w:t xml:space="preserve"> percent </w:t>
        </w:r>
      </w:ins>
      <w:r>
        <w:rPr>
          <w:rFonts w:cs="Times New Roman"/>
          <w:szCs w:val="24"/>
        </w:rPr>
        <w:t>for hearing loss ONLY, 14</w:t>
      </w:r>
      <w:del w:id="270" w:author="Evan Weber" w:date="2016-11-28T13:00:00Z">
        <w:r w:rsidDel="00C05E1E">
          <w:rPr>
            <w:rFonts w:cs="Times New Roman"/>
            <w:szCs w:val="24"/>
          </w:rPr>
          <w:delText xml:space="preserve">% </w:delText>
        </w:r>
      </w:del>
      <w:ins w:id="271" w:author="Evan Weber" w:date="2016-11-28T13:00:00Z">
        <w:r w:rsidR="00C05E1E">
          <w:rPr>
            <w:rFonts w:cs="Times New Roman"/>
            <w:szCs w:val="24"/>
          </w:rPr>
          <w:t xml:space="preserve"> percent </w:t>
        </w:r>
      </w:ins>
      <w:r>
        <w:rPr>
          <w:rFonts w:cs="Times New Roman"/>
          <w:szCs w:val="24"/>
        </w:rPr>
        <w:t xml:space="preserve">for Tinnitus ONLY, and </w:t>
      </w:r>
      <w:r w:rsidR="006A2B04">
        <w:rPr>
          <w:rFonts w:cs="Times New Roman"/>
          <w:szCs w:val="24"/>
        </w:rPr>
        <w:t>57</w:t>
      </w:r>
      <w:del w:id="272" w:author="Evan Weber" w:date="2016-11-28T13:00:00Z">
        <w:r w:rsidR="006A2B04" w:rsidDel="00C05E1E">
          <w:rPr>
            <w:rFonts w:cs="Times New Roman"/>
            <w:szCs w:val="24"/>
          </w:rPr>
          <w:delText xml:space="preserve">% </w:delText>
        </w:r>
      </w:del>
      <w:ins w:id="273" w:author="Evan Weber" w:date="2016-11-28T13:00:00Z">
        <w:r w:rsidR="00C05E1E">
          <w:rPr>
            <w:rFonts w:cs="Times New Roman"/>
            <w:szCs w:val="24"/>
          </w:rPr>
          <w:t xml:space="preserve"> percent </w:t>
        </w:r>
      </w:ins>
      <w:r w:rsidR="006A2B04">
        <w:rPr>
          <w:rFonts w:cs="Times New Roman"/>
          <w:szCs w:val="24"/>
        </w:rPr>
        <w:t>for both General Hearing Loss and Tinnitus.</w:t>
      </w:r>
    </w:p>
    <w:p w14:paraId="610FF032" w14:textId="4F2F59BA" w:rsidR="00EE344A" w:rsidRPr="00EE344A" w:rsidRDefault="006A2B04" w:rsidP="00EE344A">
      <w:pPr>
        <w:pStyle w:val="ListParagraph"/>
        <w:numPr>
          <w:ilvl w:val="0"/>
          <w:numId w:val="23"/>
        </w:numPr>
        <w:spacing w:line="480" w:lineRule="auto"/>
        <w:rPr>
          <w:rFonts w:asciiTheme="majorHAnsi" w:eastAsiaTheme="majorEastAsia" w:hAnsiTheme="majorHAnsi" w:cstheme="majorBidi"/>
          <w:color w:val="2E74B5" w:themeColor="accent1" w:themeShade="BF"/>
          <w:sz w:val="26"/>
          <w:szCs w:val="26"/>
        </w:rPr>
      </w:pPr>
      <w:r>
        <w:rPr>
          <w:rFonts w:cs="Times New Roman"/>
          <w:szCs w:val="24"/>
        </w:rPr>
        <w:t>Tinnitus, once substantiated and rated, must receive a rating of 10</w:t>
      </w:r>
      <w:del w:id="274" w:author="Evan Weber" w:date="2016-11-28T13:00:00Z">
        <w:r w:rsidDel="00C05E1E">
          <w:rPr>
            <w:rFonts w:cs="Times New Roman"/>
            <w:szCs w:val="24"/>
          </w:rPr>
          <w:delText xml:space="preserve">%.  </w:delText>
        </w:r>
      </w:del>
      <w:ins w:id="275" w:author="Evan Weber" w:date="2016-11-28T13:00:00Z">
        <w:r w:rsidR="00C05E1E">
          <w:rPr>
            <w:rFonts w:cs="Times New Roman"/>
            <w:szCs w:val="24"/>
          </w:rPr>
          <w:t xml:space="preserve"> percent. </w:t>
        </w:r>
      </w:ins>
      <w:r>
        <w:rPr>
          <w:rFonts w:cs="Times New Roman"/>
          <w:szCs w:val="24"/>
        </w:rPr>
        <w:t xml:space="preserve">As a result, supplemental claims where the claimant has previously received a rating will </w:t>
      </w:r>
      <w:r w:rsidR="00EE344A">
        <w:rPr>
          <w:rFonts w:cs="Times New Roman"/>
          <w:szCs w:val="24"/>
        </w:rPr>
        <w:t xml:space="preserve">almost always be rated at </w:t>
      </w:r>
      <w:r>
        <w:rPr>
          <w:rFonts w:cs="Times New Roman"/>
          <w:szCs w:val="24"/>
        </w:rPr>
        <w:t>10</w:t>
      </w:r>
      <w:del w:id="276" w:author="Evan Weber" w:date="2016-11-28T13:00:00Z">
        <w:r w:rsidDel="00C05E1E">
          <w:rPr>
            <w:rFonts w:cs="Times New Roman"/>
            <w:szCs w:val="24"/>
          </w:rPr>
          <w:delText>%.</w:delText>
        </w:r>
      </w:del>
      <w:ins w:id="277" w:author="Evan Weber" w:date="2016-11-28T13:00:00Z">
        <w:r w:rsidR="00C05E1E">
          <w:rPr>
            <w:rFonts w:cs="Times New Roman"/>
            <w:szCs w:val="24"/>
          </w:rPr>
          <w:t xml:space="preserve"> percent.</w:t>
        </w:r>
      </w:ins>
    </w:p>
    <w:p w14:paraId="3B7E8C59" w14:textId="77777777" w:rsidR="00F17093" w:rsidRDefault="00EE344A" w:rsidP="00EE344A">
      <w:pPr>
        <w:spacing w:line="480" w:lineRule="auto"/>
        <w:rPr>
          <w:rFonts w:cs="Times New Roman"/>
          <w:szCs w:val="24"/>
        </w:rPr>
      </w:pPr>
      <w:r w:rsidRPr="00EE344A">
        <w:rPr>
          <w:rFonts w:cs="Times New Roman"/>
          <w:szCs w:val="24"/>
        </w:rPr>
        <w:t>Based on these findings</w:t>
      </w:r>
      <w:r>
        <w:rPr>
          <w:rFonts w:cs="Times New Roman"/>
          <w:szCs w:val="24"/>
        </w:rPr>
        <w:t>, VACI requested that the Ear Model be “disaggregated” into its constituent components, redeveloped, and evaluated to determine if separate models provide improved results for accuracy and throughput.</w:t>
      </w:r>
    </w:p>
    <w:p w14:paraId="00DB188A" w14:textId="77777777" w:rsidR="00B54BF6" w:rsidRDefault="00F17093" w:rsidP="00F17093">
      <w:pPr>
        <w:pStyle w:val="Heading1"/>
      </w:pPr>
      <w:bookmarkStart w:id="278" w:name="_Toc468094190"/>
      <w:r>
        <w:lastRenderedPageBreak/>
        <w:t>Section 4:  T</w:t>
      </w:r>
      <w:r w:rsidR="00B54BF6" w:rsidRPr="00221D76">
        <w:t>echnical Approach</w:t>
      </w:r>
      <w:bookmarkEnd w:id="266"/>
      <w:bookmarkEnd w:id="278"/>
    </w:p>
    <w:p w14:paraId="70491051" w14:textId="45A45B14" w:rsidR="00F17093" w:rsidRPr="00F17093" w:rsidDel="00C05E1E" w:rsidRDefault="00F17093" w:rsidP="00F17093">
      <w:pPr>
        <w:rPr>
          <w:del w:id="279" w:author="Evan Weber" w:date="2016-11-28T13:00:00Z"/>
        </w:rPr>
      </w:pPr>
    </w:p>
    <w:p w14:paraId="3E03D762" w14:textId="3ED11458" w:rsidR="00B54BF6" w:rsidRDefault="00F17093" w:rsidP="00B54BF6">
      <w:pPr>
        <w:spacing w:after="0" w:line="480" w:lineRule="auto"/>
        <w:rPr>
          <w:rFonts w:cs="Times New Roman"/>
          <w:szCs w:val="24"/>
        </w:rPr>
      </w:pPr>
      <w:r>
        <w:rPr>
          <w:rFonts w:cs="Times New Roman"/>
          <w:szCs w:val="24"/>
        </w:rPr>
        <w:t>T</w:t>
      </w:r>
      <w:r w:rsidR="00B54BF6">
        <w:rPr>
          <w:rFonts w:cs="Times New Roman"/>
          <w:szCs w:val="24"/>
        </w:rPr>
        <w:t>he BCDS</w:t>
      </w:r>
      <w:ins w:id="280" w:author="Evan Weber" w:date="2016-11-28T13:00:00Z">
        <w:r w:rsidR="00C05E1E">
          <w:rPr>
            <w:rFonts w:cs="Times New Roman"/>
            <w:szCs w:val="24"/>
          </w:rPr>
          <w:t>S</w:t>
        </w:r>
      </w:ins>
      <w:r w:rsidR="00B54BF6">
        <w:rPr>
          <w:rFonts w:cs="Times New Roman"/>
          <w:szCs w:val="24"/>
        </w:rPr>
        <w:t xml:space="preserve"> team </w:t>
      </w:r>
      <w:r>
        <w:rPr>
          <w:rFonts w:cs="Times New Roman"/>
          <w:szCs w:val="24"/>
        </w:rPr>
        <w:t>used</w:t>
      </w:r>
      <w:r w:rsidR="00B54BF6">
        <w:rPr>
          <w:rFonts w:cs="Times New Roman"/>
          <w:szCs w:val="24"/>
        </w:rPr>
        <w:t xml:space="preserve"> a </w:t>
      </w:r>
      <w:r w:rsidR="00B54BF6" w:rsidRPr="006B045F">
        <w:rPr>
          <w:rFonts w:cs="Times New Roman"/>
          <w:szCs w:val="24"/>
        </w:rPr>
        <w:t>four phase technical approach</w:t>
      </w:r>
      <w:r>
        <w:rPr>
          <w:rFonts w:cs="Times New Roman"/>
          <w:szCs w:val="24"/>
        </w:rPr>
        <w:t xml:space="preserve"> (</w:t>
      </w:r>
      <w:ins w:id="281" w:author="Evan Weber" w:date="2016-11-28T13:14:00Z">
        <w:r w:rsidR="00DD3BA8">
          <w:rPr>
            <w:rFonts w:cs="Times New Roman"/>
            <w:szCs w:val="24"/>
          </w:rPr>
          <w:fldChar w:fldCharType="begin"/>
        </w:r>
        <w:r w:rsidR="00DD3BA8">
          <w:rPr>
            <w:rFonts w:cs="Times New Roman"/>
            <w:szCs w:val="24"/>
          </w:rPr>
          <w:instrText xml:space="preserve"> REF _Ref468102156 \h </w:instrText>
        </w:r>
      </w:ins>
      <w:r w:rsidR="00DD3BA8">
        <w:rPr>
          <w:rFonts w:cs="Times New Roman"/>
          <w:szCs w:val="24"/>
        </w:rPr>
      </w:r>
      <w:r w:rsidR="00DD3BA8">
        <w:rPr>
          <w:rFonts w:cs="Times New Roman"/>
          <w:szCs w:val="24"/>
        </w:rPr>
        <w:fldChar w:fldCharType="end"/>
      </w:r>
      <w:ins w:id="282" w:author="Evan Weber" w:date="2016-11-28T13:14:00Z">
        <w:r w:rsidR="00DD3BA8">
          <w:rPr>
            <w:rFonts w:cs="Times New Roman"/>
            <w:szCs w:val="24"/>
          </w:rPr>
          <w:fldChar w:fldCharType="begin"/>
        </w:r>
        <w:r w:rsidR="00DD3BA8">
          <w:rPr>
            <w:rFonts w:cs="Times New Roman"/>
            <w:szCs w:val="24"/>
          </w:rPr>
          <w:instrText xml:space="preserve"> REF _Ref468102169 \h </w:instrText>
        </w:r>
      </w:ins>
      <w:r w:rsidR="00DD3BA8">
        <w:rPr>
          <w:rFonts w:cs="Times New Roman"/>
          <w:szCs w:val="24"/>
        </w:rPr>
      </w:r>
      <w:r w:rsidR="00DD3BA8">
        <w:rPr>
          <w:rFonts w:cs="Times New Roman"/>
          <w:szCs w:val="24"/>
        </w:rPr>
        <w:fldChar w:fldCharType="separate"/>
      </w:r>
      <w:ins w:id="283" w:author="Evan Weber" w:date="2016-11-28T13:14:00Z">
        <w:r w:rsidR="00DD3BA8">
          <w:t xml:space="preserve">Figure </w:t>
        </w:r>
        <w:r w:rsidR="00DD3BA8">
          <w:rPr>
            <w:noProof/>
          </w:rPr>
          <w:t>3</w:t>
        </w:r>
        <w:r w:rsidR="00DD3BA8">
          <w:rPr>
            <w:rFonts w:cs="Times New Roman"/>
            <w:szCs w:val="24"/>
          </w:rPr>
          <w:fldChar w:fldCharType="end"/>
        </w:r>
      </w:ins>
      <w:del w:id="284" w:author="Evan Weber" w:date="2016-11-28T13:13:00Z">
        <w:r w:rsidDel="00DD3BA8">
          <w:rPr>
            <w:rFonts w:cs="Times New Roman"/>
            <w:szCs w:val="24"/>
          </w:rPr>
          <w:delText>Figure 2</w:delText>
        </w:r>
      </w:del>
      <w:r>
        <w:rPr>
          <w:rFonts w:cs="Times New Roman"/>
          <w:szCs w:val="24"/>
        </w:rPr>
        <w:t xml:space="preserve"> below) consistent with previous models</w:t>
      </w:r>
      <w:r w:rsidR="00B54BF6" w:rsidRPr="006B045F">
        <w:rPr>
          <w:rFonts w:cs="Times New Roman"/>
          <w:szCs w:val="24"/>
        </w:rPr>
        <w:t xml:space="preserve">.  </w:t>
      </w:r>
    </w:p>
    <w:p w14:paraId="4EC4EE92" w14:textId="77777777" w:rsidR="00C05E1E" w:rsidRDefault="00B54BF6">
      <w:pPr>
        <w:keepNext/>
        <w:spacing w:after="0" w:line="480" w:lineRule="auto"/>
        <w:rPr>
          <w:ins w:id="285" w:author="Evan Weber" w:date="2016-11-28T13:02:00Z"/>
        </w:rPr>
      </w:pPr>
      <w:r w:rsidRPr="00853422">
        <w:rPr>
          <w:noProof/>
        </w:rPr>
        <w:drawing>
          <wp:inline distT="0" distB="0" distL="0" distR="0" wp14:anchorId="7F43AD2E" wp14:editId="6257C2DB">
            <wp:extent cx="6572250" cy="334797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14:paraId="346A9575" w14:textId="6FFE9329" w:rsidR="00B54BF6" w:rsidDel="00C05E1E" w:rsidRDefault="00C05E1E">
      <w:pPr>
        <w:pStyle w:val="Caption"/>
        <w:rPr>
          <w:del w:id="286" w:author="Evan Weber" w:date="2016-11-28T13:02:00Z"/>
        </w:rPr>
        <w:pPrChange w:id="287" w:author="Evan Weber" w:date="2016-11-28T13:02:00Z">
          <w:pPr>
            <w:keepNext/>
            <w:spacing w:after="0" w:line="480" w:lineRule="auto"/>
          </w:pPr>
        </w:pPrChange>
      </w:pPr>
      <w:bookmarkStart w:id="288" w:name="_Ref468102169"/>
      <w:ins w:id="289" w:author="Evan Weber" w:date="2016-11-28T13:02:00Z">
        <w:r>
          <w:t xml:space="preserve">Figure </w:t>
        </w:r>
        <w:r>
          <w:rPr>
            <w:i w:val="0"/>
            <w:iCs w:val="0"/>
          </w:rPr>
          <w:fldChar w:fldCharType="begin"/>
        </w:r>
        <w:r>
          <w:instrText xml:space="preserve"> SEQ Figure \* ARABIC </w:instrText>
        </w:r>
      </w:ins>
      <w:r>
        <w:rPr>
          <w:i w:val="0"/>
          <w:iCs w:val="0"/>
        </w:rPr>
        <w:fldChar w:fldCharType="separate"/>
      </w:r>
      <w:ins w:id="290" w:author="Evan Weber" w:date="2016-11-28T13:22:00Z">
        <w:r w:rsidR="00906392">
          <w:rPr>
            <w:noProof/>
          </w:rPr>
          <w:t>3</w:t>
        </w:r>
      </w:ins>
      <w:ins w:id="291" w:author="Evan Weber" w:date="2016-11-28T13:02:00Z">
        <w:r>
          <w:rPr>
            <w:i w:val="0"/>
            <w:iCs w:val="0"/>
          </w:rPr>
          <w:fldChar w:fldCharType="end"/>
        </w:r>
        <w:bookmarkEnd w:id="288"/>
        <w:r>
          <w:t xml:space="preserve">: </w:t>
        </w:r>
        <w:r w:rsidRPr="002132BC">
          <w:t>BCD</w:t>
        </w:r>
        <w:r>
          <w:t>S</w:t>
        </w:r>
        <w:r w:rsidRPr="002132BC">
          <w:t>S Model Development Approach</w:t>
        </w:r>
      </w:ins>
    </w:p>
    <w:p w14:paraId="77F46E96" w14:textId="44CCF426" w:rsidR="00B54BF6" w:rsidRDefault="00B54BF6">
      <w:pPr>
        <w:pStyle w:val="Caption"/>
        <w:rPr>
          <w:rFonts w:cs="Times New Roman"/>
          <w:sz w:val="24"/>
          <w:szCs w:val="24"/>
        </w:rPr>
        <w:pPrChange w:id="292" w:author="Evan Weber" w:date="2016-11-28T13:02:00Z">
          <w:pPr>
            <w:pStyle w:val="Caption"/>
            <w:spacing w:line="480" w:lineRule="auto"/>
          </w:pPr>
        </w:pPrChange>
      </w:pPr>
      <w:del w:id="293" w:author="Evan Weber" w:date="2016-11-28T13:01:00Z">
        <w:r w:rsidDel="00C05E1E">
          <w:delText>Figure 2: BCDS Model Development Approach</w:delText>
        </w:r>
      </w:del>
    </w:p>
    <w:p w14:paraId="77435C76" w14:textId="1870F40C" w:rsidR="00B54BF6" w:rsidRPr="006B045F" w:rsidRDefault="00B54BF6" w:rsidP="00B54BF6">
      <w:pPr>
        <w:spacing w:after="0" w:line="480" w:lineRule="auto"/>
        <w:rPr>
          <w:rFonts w:cs="Times New Roman"/>
          <w:szCs w:val="24"/>
        </w:rPr>
      </w:pPr>
      <w:r w:rsidRPr="006B045F">
        <w:rPr>
          <w:rFonts w:cs="Times New Roman"/>
          <w:szCs w:val="24"/>
        </w:rPr>
        <w:t xml:space="preserve">During Phase 1, </w:t>
      </w:r>
      <w:r>
        <w:rPr>
          <w:rFonts w:cs="Times New Roman"/>
          <w:szCs w:val="24"/>
        </w:rPr>
        <w:t xml:space="preserve">the team </w:t>
      </w:r>
      <w:ins w:id="294" w:author="Evan Weber" w:date="2016-11-28T13:03:00Z">
        <w:r w:rsidR="00C05E1E">
          <w:rPr>
            <w:rFonts w:cs="Times New Roman"/>
            <w:szCs w:val="24"/>
          </w:rPr>
          <w:t xml:space="preserve">will </w:t>
        </w:r>
      </w:ins>
      <w:r>
        <w:rPr>
          <w:rFonts w:cs="Times New Roman"/>
          <w:szCs w:val="24"/>
        </w:rPr>
        <w:t>extract</w:t>
      </w:r>
      <w:del w:id="295" w:author="Evan Weber" w:date="2016-11-28T13:03:00Z">
        <w:r w:rsidDel="00C05E1E">
          <w:rPr>
            <w:rFonts w:cs="Times New Roman"/>
            <w:szCs w:val="24"/>
          </w:rPr>
          <w:delText>s</w:delText>
        </w:r>
      </w:del>
      <w:r>
        <w:rPr>
          <w:rFonts w:cs="Times New Roman"/>
          <w:szCs w:val="24"/>
        </w:rPr>
        <w:t xml:space="preserve"> and segment</w:t>
      </w:r>
      <w:del w:id="296" w:author="Evan Weber" w:date="2016-11-28T13:03:00Z">
        <w:r w:rsidDel="00C05E1E">
          <w:rPr>
            <w:rFonts w:cs="Times New Roman"/>
            <w:szCs w:val="24"/>
          </w:rPr>
          <w:delText>s</w:delText>
        </w:r>
      </w:del>
      <w:r>
        <w:rPr>
          <w:rFonts w:cs="Times New Roman"/>
          <w:szCs w:val="24"/>
        </w:rPr>
        <w:t xml:space="preserve"> </w:t>
      </w:r>
      <w:r w:rsidRPr="006B045F">
        <w:rPr>
          <w:rFonts w:cs="Times New Roman"/>
          <w:szCs w:val="24"/>
        </w:rPr>
        <w:t xml:space="preserve">data to ensure sufficient claimants with relevant claimed contentions and adjudication decisions are included </w:t>
      </w:r>
      <w:r>
        <w:rPr>
          <w:rFonts w:cs="Times New Roman"/>
          <w:szCs w:val="24"/>
        </w:rPr>
        <w:t>to form distinct development and test data sets</w:t>
      </w:r>
      <w:r w:rsidRPr="006B045F">
        <w:rPr>
          <w:rFonts w:cs="Times New Roman"/>
          <w:szCs w:val="24"/>
        </w:rPr>
        <w:t xml:space="preserve">. </w:t>
      </w:r>
      <w:del w:id="297" w:author="Evan Weber" w:date="2016-11-28T13:03:00Z">
        <w:r w:rsidRPr="006B045F" w:rsidDel="00C05E1E">
          <w:rPr>
            <w:rFonts w:cs="Times New Roman"/>
            <w:szCs w:val="24"/>
          </w:rPr>
          <w:delText xml:space="preserve"> </w:delText>
        </w:r>
      </w:del>
      <w:r>
        <w:rPr>
          <w:rFonts w:cs="Times New Roman"/>
          <w:szCs w:val="24"/>
        </w:rPr>
        <w:t xml:space="preserve">The team </w:t>
      </w:r>
      <w:ins w:id="298" w:author="Evan Weber" w:date="2016-11-28T13:03:00Z">
        <w:r w:rsidR="00C05E1E">
          <w:rPr>
            <w:rFonts w:cs="Times New Roman"/>
            <w:szCs w:val="24"/>
          </w:rPr>
          <w:t xml:space="preserve">will </w:t>
        </w:r>
      </w:ins>
      <w:r>
        <w:rPr>
          <w:rFonts w:cs="Times New Roman"/>
          <w:szCs w:val="24"/>
        </w:rPr>
        <w:t>next synthesize</w:t>
      </w:r>
      <w:del w:id="299" w:author="Evan Weber" w:date="2016-11-28T13:03:00Z">
        <w:r w:rsidDel="00C05E1E">
          <w:rPr>
            <w:rFonts w:cs="Times New Roman"/>
            <w:szCs w:val="24"/>
          </w:rPr>
          <w:delText>s</w:delText>
        </w:r>
      </w:del>
      <w:r>
        <w:rPr>
          <w:rFonts w:cs="Times New Roman"/>
          <w:szCs w:val="24"/>
        </w:rPr>
        <w:t xml:space="preserve"> the data within the development data set</w:t>
      </w:r>
      <w:r w:rsidRPr="006B045F">
        <w:rPr>
          <w:rFonts w:cs="Times New Roman"/>
          <w:szCs w:val="24"/>
        </w:rPr>
        <w:t xml:space="preserve"> to form a high-resolution feature set (i.e., </w:t>
      </w:r>
      <w:ins w:id="300" w:author="Evan Weber" w:date="2016-11-28T13:03:00Z">
        <w:r w:rsidR="00C05E1E">
          <w:rPr>
            <w:rFonts w:cs="Times New Roman"/>
            <w:szCs w:val="24"/>
          </w:rPr>
          <w:t xml:space="preserve">calculate </w:t>
        </w:r>
      </w:ins>
      <w:r w:rsidRPr="006B045F">
        <w:rPr>
          <w:rFonts w:cs="Times New Roman"/>
          <w:szCs w:val="24"/>
        </w:rPr>
        <w:t xml:space="preserve">values </w:t>
      </w:r>
      <w:del w:id="301" w:author="Evan Weber" w:date="2016-11-28T13:04:00Z">
        <w:r w:rsidRPr="006B045F" w:rsidDel="00C05E1E">
          <w:rPr>
            <w:rFonts w:cs="Times New Roman"/>
            <w:szCs w:val="24"/>
          </w:rPr>
          <w:delText xml:space="preserve">are calculated </w:delText>
        </w:r>
      </w:del>
      <w:r w:rsidRPr="006B045F">
        <w:rPr>
          <w:rFonts w:cs="Times New Roman"/>
          <w:szCs w:val="24"/>
        </w:rPr>
        <w:t xml:space="preserve">to the highest level of precision offered from the underlying data: in this case, </w:t>
      </w:r>
      <w:ins w:id="302" w:author="Evan Weber" w:date="2016-11-28T13:04:00Z">
        <w:r w:rsidR="00C05E1E">
          <w:rPr>
            <w:rFonts w:cs="Times New Roman"/>
            <w:szCs w:val="24"/>
          </w:rPr>
          <w:t xml:space="preserve">calculate </w:t>
        </w:r>
      </w:ins>
      <w:r w:rsidRPr="006B045F">
        <w:rPr>
          <w:rFonts w:cs="Times New Roman"/>
          <w:szCs w:val="24"/>
        </w:rPr>
        <w:t xml:space="preserve">time periods </w:t>
      </w:r>
      <w:del w:id="303" w:author="Evan Weber" w:date="2016-11-28T13:03:00Z">
        <w:r w:rsidRPr="006B045F" w:rsidDel="00C05E1E">
          <w:rPr>
            <w:rFonts w:cs="Times New Roman"/>
            <w:szCs w:val="24"/>
          </w:rPr>
          <w:delText xml:space="preserve">were </w:delText>
        </w:r>
      </w:del>
      <w:del w:id="304" w:author="Evan Weber" w:date="2016-11-28T13:04:00Z">
        <w:r w:rsidRPr="006B045F" w:rsidDel="00C05E1E">
          <w:rPr>
            <w:rFonts w:cs="Times New Roman"/>
            <w:szCs w:val="24"/>
          </w:rPr>
          <w:delText xml:space="preserve">calculated </w:delText>
        </w:r>
      </w:del>
      <w:r w:rsidRPr="006B045F">
        <w:rPr>
          <w:rFonts w:cs="Times New Roman"/>
          <w:szCs w:val="24"/>
        </w:rPr>
        <w:t>in days where defined by starting and end dates).</w:t>
      </w:r>
    </w:p>
    <w:p w14:paraId="6E3F1154" w14:textId="70892EEB" w:rsidR="00B54BF6" w:rsidRPr="006B045F" w:rsidRDefault="00B54BF6" w:rsidP="00B54BF6">
      <w:pPr>
        <w:spacing w:after="0" w:line="480" w:lineRule="auto"/>
        <w:rPr>
          <w:rFonts w:cs="Times New Roman"/>
          <w:szCs w:val="24"/>
        </w:rPr>
      </w:pPr>
    </w:p>
    <w:p w14:paraId="0488A41A" w14:textId="0FD12F4D" w:rsidR="00B54BF6" w:rsidRPr="006B045F" w:rsidRDefault="00B54BF6" w:rsidP="00B54BF6">
      <w:pPr>
        <w:spacing w:after="0" w:line="480" w:lineRule="auto"/>
        <w:rPr>
          <w:rFonts w:cs="Times New Roman"/>
          <w:szCs w:val="24"/>
        </w:rPr>
      </w:pPr>
      <w:r w:rsidRPr="006B045F">
        <w:rPr>
          <w:rFonts w:cs="Times New Roman"/>
          <w:szCs w:val="24"/>
        </w:rPr>
        <w:lastRenderedPageBreak/>
        <w:t xml:space="preserve">During Phase 2, </w:t>
      </w:r>
      <w:r>
        <w:rPr>
          <w:rFonts w:cs="Times New Roman"/>
          <w:szCs w:val="24"/>
        </w:rPr>
        <w:t>the team aggregates the development data</w:t>
      </w:r>
      <w:r w:rsidRPr="006B045F">
        <w:rPr>
          <w:rFonts w:cs="Times New Roman"/>
          <w:szCs w:val="24"/>
        </w:rPr>
        <w:t xml:space="preserve"> to form unique, numbered patterns, and align</w:t>
      </w:r>
      <w:r>
        <w:rPr>
          <w:rFonts w:cs="Times New Roman"/>
          <w:szCs w:val="24"/>
        </w:rPr>
        <w:t>s the patterns</w:t>
      </w:r>
      <w:r w:rsidRPr="006B045F">
        <w:rPr>
          <w:rFonts w:cs="Times New Roman"/>
          <w:szCs w:val="24"/>
        </w:rPr>
        <w:t xml:space="preserve"> with the corresponding CDDs. Sensitivity and optimization analyses </w:t>
      </w:r>
      <w:del w:id="305" w:author="Evan Weber" w:date="2016-11-28T13:03:00Z">
        <w:r w:rsidRPr="006B045F" w:rsidDel="00C05E1E">
          <w:rPr>
            <w:rFonts w:cs="Times New Roman"/>
            <w:szCs w:val="24"/>
          </w:rPr>
          <w:delText>are next</w:delText>
        </w:r>
      </w:del>
      <w:ins w:id="306" w:author="Evan Weber" w:date="2016-11-28T13:03:00Z">
        <w:r w:rsidR="00C05E1E">
          <w:rPr>
            <w:rFonts w:cs="Times New Roman"/>
            <w:szCs w:val="24"/>
          </w:rPr>
          <w:t>will be</w:t>
        </w:r>
      </w:ins>
      <w:r w:rsidRPr="006B045F">
        <w:rPr>
          <w:rFonts w:cs="Times New Roman"/>
          <w:szCs w:val="24"/>
        </w:rPr>
        <w:t xml:space="preserve"> conducted </w:t>
      </w:r>
      <w:r>
        <w:rPr>
          <w:rFonts w:cs="Times New Roman"/>
          <w:szCs w:val="24"/>
        </w:rPr>
        <w:t xml:space="preserve">on each feature </w:t>
      </w:r>
      <w:r w:rsidRPr="006B045F">
        <w:rPr>
          <w:rFonts w:cs="Times New Roman"/>
          <w:szCs w:val="24"/>
        </w:rPr>
        <w:t xml:space="preserve">to identify the relevant impact of </w:t>
      </w:r>
      <w:r>
        <w:rPr>
          <w:rFonts w:cs="Times New Roman"/>
          <w:szCs w:val="24"/>
        </w:rPr>
        <w:t>the</w:t>
      </w:r>
      <w:r w:rsidRPr="006B045F">
        <w:rPr>
          <w:rFonts w:cs="Times New Roman"/>
          <w:szCs w:val="24"/>
        </w:rPr>
        <w:t xml:space="preserve"> feature on accuracy</w:t>
      </w:r>
      <w:del w:id="307" w:author="Evan Weber" w:date="2016-11-28T13:05:00Z">
        <w:r w:rsidRPr="006B045F" w:rsidDel="00C05E1E">
          <w:rPr>
            <w:rFonts w:cs="Times New Roman"/>
            <w:szCs w:val="24"/>
          </w:rPr>
          <w:delText>,</w:delText>
        </w:r>
      </w:del>
      <w:ins w:id="308" w:author="Evan Weber" w:date="2016-11-28T13:05:00Z">
        <w:r w:rsidR="00C05E1E">
          <w:rPr>
            <w:rFonts w:cs="Times New Roman"/>
            <w:szCs w:val="24"/>
          </w:rPr>
          <w:t xml:space="preserve"> and</w:t>
        </w:r>
      </w:ins>
      <w:r w:rsidRPr="006B045F">
        <w:rPr>
          <w:rFonts w:cs="Times New Roman"/>
          <w:szCs w:val="24"/>
        </w:rPr>
        <w:t xml:space="preserve"> </w:t>
      </w:r>
      <w:del w:id="309" w:author="Evan Weber" w:date="2016-11-28T13:05:00Z">
        <w:r w:rsidRPr="006B045F" w:rsidDel="00C05E1E">
          <w:rPr>
            <w:rFonts w:cs="Times New Roman"/>
            <w:szCs w:val="24"/>
          </w:rPr>
          <w:delText>and t</w:delText>
        </w:r>
      </w:del>
      <w:ins w:id="310" w:author="Evan Weber" w:date="2016-11-28T13:05:00Z">
        <w:r w:rsidR="00C05E1E">
          <w:rPr>
            <w:rFonts w:cs="Times New Roman"/>
            <w:szCs w:val="24"/>
          </w:rPr>
          <w:t>t</w:t>
        </w:r>
      </w:ins>
      <w:r w:rsidRPr="006B045F">
        <w:rPr>
          <w:rFonts w:cs="Times New Roman"/>
          <w:szCs w:val="24"/>
        </w:rPr>
        <w:t>he extent to which the feature can be aggregated to increase the rate at which a pattern is re-</w:t>
      </w:r>
      <w:del w:id="311" w:author="Evan Weber" w:date="2016-11-28T13:05:00Z">
        <w:r w:rsidRPr="006B045F" w:rsidDel="00C05E1E">
          <w:rPr>
            <w:rFonts w:cs="Times New Roman"/>
            <w:szCs w:val="24"/>
          </w:rPr>
          <w:delText xml:space="preserve">used </w:delText>
        </w:r>
      </w:del>
      <w:ins w:id="312" w:author="Evan Weber" w:date="2016-11-28T13:05:00Z">
        <w:r w:rsidR="00C05E1E" w:rsidRPr="006B045F">
          <w:rPr>
            <w:rFonts w:cs="Times New Roman"/>
            <w:szCs w:val="24"/>
          </w:rPr>
          <w:t>us</w:t>
        </w:r>
        <w:r w:rsidR="00C05E1E">
          <w:rPr>
            <w:rFonts w:cs="Times New Roman"/>
            <w:szCs w:val="24"/>
          </w:rPr>
          <w:t>able</w:t>
        </w:r>
        <w:r w:rsidR="00C05E1E" w:rsidRPr="006B045F">
          <w:rPr>
            <w:rFonts w:cs="Times New Roman"/>
            <w:szCs w:val="24"/>
          </w:rPr>
          <w:t xml:space="preserve"> </w:t>
        </w:r>
      </w:ins>
      <w:r w:rsidRPr="006B045F">
        <w:rPr>
          <w:rFonts w:cs="Times New Roman"/>
          <w:szCs w:val="24"/>
        </w:rPr>
        <w:t>across test data without compromising the model’s predictive accuracy. For example, storing the period between the claim date and last CDD in years rather than days.</w:t>
      </w:r>
    </w:p>
    <w:p w14:paraId="090C322B" w14:textId="77777777" w:rsidR="00B54BF6" w:rsidRPr="006B045F" w:rsidRDefault="00B54BF6" w:rsidP="00B54BF6">
      <w:pPr>
        <w:spacing w:after="0" w:line="480" w:lineRule="auto"/>
        <w:rPr>
          <w:rFonts w:cs="Times New Roman"/>
          <w:szCs w:val="24"/>
        </w:rPr>
      </w:pPr>
    </w:p>
    <w:p w14:paraId="33ED625B" w14:textId="5F60864E" w:rsidR="00B54BF6" w:rsidRPr="006B045F" w:rsidRDefault="00B54BF6" w:rsidP="00B54BF6">
      <w:pPr>
        <w:spacing w:after="0" w:line="480" w:lineRule="auto"/>
        <w:rPr>
          <w:rFonts w:cs="Times New Roman"/>
          <w:szCs w:val="24"/>
        </w:rPr>
      </w:pPr>
      <w:r w:rsidRPr="006B045F">
        <w:rPr>
          <w:rFonts w:cs="Times New Roman"/>
          <w:szCs w:val="24"/>
        </w:rPr>
        <w:t xml:space="preserve">During Phase 3, the </w:t>
      </w:r>
      <w:r>
        <w:rPr>
          <w:rFonts w:cs="Times New Roman"/>
          <w:szCs w:val="24"/>
        </w:rPr>
        <w:t xml:space="preserve">team </w:t>
      </w:r>
      <w:ins w:id="313" w:author="Evan Weber" w:date="2016-11-28T13:06:00Z">
        <w:r w:rsidR="00C05E1E">
          <w:rPr>
            <w:rFonts w:cs="Times New Roman"/>
            <w:szCs w:val="24"/>
          </w:rPr>
          <w:t xml:space="preserve">will </w:t>
        </w:r>
      </w:ins>
      <w:r w:rsidRPr="006B045F">
        <w:rPr>
          <w:rFonts w:cs="Times New Roman"/>
          <w:szCs w:val="24"/>
        </w:rPr>
        <w:t>optimize</w:t>
      </w:r>
      <w:del w:id="314" w:author="Evan Weber" w:date="2016-11-28T13:06:00Z">
        <w:r w:rsidDel="00C05E1E">
          <w:rPr>
            <w:rFonts w:cs="Times New Roman"/>
            <w:szCs w:val="24"/>
          </w:rPr>
          <w:delText>s</w:delText>
        </w:r>
      </w:del>
      <w:r>
        <w:rPr>
          <w:rFonts w:cs="Times New Roman"/>
          <w:szCs w:val="24"/>
        </w:rPr>
        <w:t xml:space="preserve"> the model</w:t>
      </w:r>
      <w:r w:rsidRPr="006B045F">
        <w:rPr>
          <w:rFonts w:cs="Times New Roman"/>
          <w:szCs w:val="24"/>
        </w:rPr>
        <w:t xml:space="preserve"> to maximize </w:t>
      </w:r>
      <w:ins w:id="315" w:author="Evan Weber" w:date="2016-11-28T13:06:00Z">
        <w:r w:rsidR="00C05E1E">
          <w:rPr>
            <w:rFonts w:cs="Times New Roman"/>
            <w:szCs w:val="24"/>
          </w:rPr>
          <w:t>“</w:t>
        </w:r>
      </w:ins>
      <w:del w:id="316" w:author="Evan Weber" w:date="2016-11-28T13:06:00Z">
        <w:r w:rsidRPr="006B045F" w:rsidDel="00C05E1E">
          <w:rPr>
            <w:rFonts w:cs="Times New Roman"/>
            <w:szCs w:val="24"/>
          </w:rPr>
          <w:delText>‘</w:delText>
        </w:r>
      </w:del>
      <w:r w:rsidRPr="006B045F">
        <w:rPr>
          <w:rFonts w:cs="Times New Roman"/>
          <w:szCs w:val="24"/>
        </w:rPr>
        <w:t>rate of use” within the context of target through</w:t>
      </w:r>
      <w:del w:id="317" w:author="Evan Weber" w:date="2016-11-28T13:06:00Z">
        <w:r w:rsidRPr="006B045F" w:rsidDel="00C05E1E">
          <w:rPr>
            <w:rFonts w:cs="Times New Roman"/>
            <w:szCs w:val="24"/>
          </w:rPr>
          <w:delText>-</w:delText>
        </w:r>
      </w:del>
      <w:r w:rsidRPr="006B045F">
        <w:rPr>
          <w:rFonts w:cs="Times New Roman"/>
          <w:szCs w:val="24"/>
        </w:rPr>
        <w:t xml:space="preserve">put and accuracy performance parameters. </w:t>
      </w:r>
      <w:del w:id="318" w:author="Evan Weber" w:date="2016-11-28T13:06:00Z">
        <w:r w:rsidRPr="006B045F" w:rsidDel="00C05E1E">
          <w:rPr>
            <w:rFonts w:cs="Times New Roman"/>
            <w:szCs w:val="24"/>
          </w:rPr>
          <w:delText xml:space="preserve"> </w:delText>
        </w:r>
      </w:del>
      <w:r w:rsidRPr="006B045F">
        <w:rPr>
          <w:rFonts w:cs="Times New Roman"/>
          <w:szCs w:val="24"/>
        </w:rPr>
        <w:t>The confidence level of pattern sets are a function of repetition (or “rate of use”) relative to the size of the sample (number of claims eligible for modeling).</w:t>
      </w:r>
    </w:p>
    <w:p w14:paraId="34E30285" w14:textId="77777777" w:rsidR="00B54BF6" w:rsidRPr="006B045F" w:rsidRDefault="00B54BF6" w:rsidP="00B54BF6">
      <w:pPr>
        <w:spacing w:after="0" w:line="480" w:lineRule="auto"/>
        <w:rPr>
          <w:rFonts w:cs="Times New Roman"/>
          <w:szCs w:val="24"/>
        </w:rPr>
      </w:pPr>
    </w:p>
    <w:p w14:paraId="03E46A68" w14:textId="14966864" w:rsidR="00B54BF6" w:rsidRDefault="00B54BF6" w:rsidP="00B54BF6">
      <w:pPr>
        <w:spacing w:after="0" w:line="480" w:lineRule="auto"/>
        <w:rPr>
          <w:rFonts w:cs="Times New Roman"/>
          <w:szCs w:val="24"/>
        </w:rPr>
      </w:pPr>
      <w:r w:rsidRPr="006B045F">
        <w:rPr>
          <w:rFonts w:cs="Times New Roman"/>
          <w:szCs w:val="24"/>
        </w:rPr>
        <w:t xml:space="preserve">During Phase 4, </w:t>
      </w:r>
      <w:r>
        <w:rPr>
          <w:rFonts w:cs="Times New Roman"/>
          <w:szCs w:val="24"/>
        </w:rPr>
        <w:t xml:space="preserve">the team </w:t>
      </w:r>
      <w:ins w:id="319" w:author="Evan Weber" w:date="2016-11-28T13:06:00Z">
        <w:r w:rsidR="00C05E1E">
          <w:rPr>
            <w:rFonts w:cs="Times New Roman"/>
            <w:szCs w:val="24"/>
          </w:rPr>
          <w:t xml:space="preserve">will </w:t>
        </w:r>
      </w:ins>
      <w:r>
        <w:rPr>
          <w:rFonts w:cs="Times New Roman"/>
          <w:szCs w:val="24"/>
        </w:rPr>
        <w:t>test</w:t>
      </w:r>
      <w:del w:id="320" w:author="Evan Weber" w:date="2016-11-28T13:06:00Z">
        <w:r w:rsidDel="00C05E1E">
          <w:rPr>
            <w:rFonts w:cs="Times New Roman"/>
            <w:szCs w:val="24"/>
          </w:rPr>
          <w:delText>s</w:delText>
        </w:r>
      </w:del>
      <w:r>
        <w:rPr>
          <w:rFonts w:cs="Times New Roman"/>
          <w:szCs w:val="24"/>
        </w:rPr>
        <w:t xml:space="preserve"> the model against </w:t>
      </w:r>
      <w:r w:rsidRPr="006B045F">
        <w:rPr>
          <w:rFonts w:cs="Times New Roman"/>
          <w:szCs w:val="24"/>
        </w:rPr>
        <w:t xml:space="preserve">an entirely separate set of </w:t>
      </w:r>
      <w:r>
        <w:rPr>
          <w:rFonts w:cs="Times New Roman"/>
          <w:szCs w:val="24"/>
        </w:rPr>
        <w:t xml:space="preserve">verification </w:t>
      </w:r>
      <w:r w:rsidRPr="006B045F">
        <w:rPr>
          <w:rFonts w:cs="Times New Roman"/>
          <w:szCs w:val="24"/>
        </w:rPr>
        <w:t xml:space="preserve">data to </w:t>
      </w:r>
      <w:del w:id="321" w:author="Evan Weber" w:date="2016-11-28T13:07:00Z">
        <w:r w:rsidRPr="006B045F" w:rsidDel="00DD3BA8">
          <w:rPr>
            <w:rFonts w:cs="Times New Roman"/>
            <w:szCs w:val="24"/>
          </w:rPr>
          <w:delText xml:space="preserve">verify </w:delText>
        </w:r>
      </w:del>
      <w:ins w:id="322" w:author="Evan Weber" w:date="2016-11-28T13:07:00Z">
        <w:r w:rsidR="00DD3BA8">
          <w:rPr>
            <w:rFonts w:cs="Times New Roman"/>
            <w:szCs w:val="24"/>
          </w:rPr>
          <w:t>confirm</w:t>
        </w:r>
        <w:r w:rsidR="00DD3BA8" w:rsidRPr="006B045F">
          <w:rPr>
            <w:rFonts w:cs="Times New Roman"/>
            <w:szCs w:val="24"/>
          </w:rPr>
          <w:t xml:space="preserve"> </w:t>
        </w:r>
      </w:ins>
      <w:del w:id="323" w:author="Evan Weber" w:date="2016-11-28T13:07:00Z">
        <w:r w:rsidRPr="006B045F" w:rsidDel="00DD3BA8">
          <w:rPr>
            <w:rFonts w:cs="Times New Roman"/>
            <w:szCs w:val="24"/>
          </w:rPr>
          <w:delText xml:space="preserve">that </w:delText>
        </w:r>
      </w:del>
      <w:r w:rsidRPr="006B045F">
        <w:rPr>
          <w:rFonts w:cs="Times New Roman"/>
          <w:szCs w:val="24"/>
        </w:rPr>
        <w:t xml:space="preserve">the </w:t>
      </w:r>
      <w:ins w:id="324" w:author="Evan Weber" w:date="2016-11-28T13:08:00Z">
        <w:r w:rsidR="00DD3BA8">
          <w:rPr>
            <w:rFonts w:cs="Times New Roman"/>
            <w:szCs w:val="24"/>
          </w:rPr>
          <w:t xml:space="preserve">initial </w:t>
        </w:r>
      </w:ins>
      <w:r w:rsidRPr="006B045F">
        <w:rPr>
          <w:rFonts w:cs="Times New Roman"/>
          <w:szCs w:val="24"/>
        </w:rPr>
        <w:t xml:space="preserve">performance results </w:t>
      </w:r>
      <w:del w:id="325" w:author="Evan Weber" w:date="2016-11-28T13:08:00Z">
        <w:r w:rsidRPr="006B045F" w:rsidDel="00DD3BA8">
          <w:rPr>
            <w:rFonts w:cs="Times New Roman"/>
            <w:szCs w:val="24"/>
          </w:rPr>
          <w:delText xml:space="preserve">initially obtained </w:delText>
        </w:r>
      </w:del>
      <w:r w:rsidRPr="006B045F">
        <w:rPr>
          <w:rFonts w:cs="Times New Roman"/>
          <w:szCs w:val="24"/>
        </w:rPr>
        <w:t xml:space="preserve">during </w:t>
      </w:r>
      <w:r>
        <w:rPr>
          <w:rFonts w:cs="Times New Roman"/>
          <w:szCs w:val="24"/>
        </w:rPr>
        <w:t>optimization</w:t>
      </w:r>
      <w:del w:id="326" w:author="Evan Weber" w:date="2016-11-28T13:07:00Z">
        <w:r w:rsidRPr="006B045F" w:rsidDel="00DD3BA8">
          <w:rPr>
            <w:rFonts w:cs="Times New Roman"/>
            <w:szCs w:val="24"/>
          </w:rPr>
          <w:delText xml:space="preserve"> are replicated,</w:delText>
        </w:r>
      </w:del>
      <w:r w:rsidRPr="006B045F">
        <w:rPr>
          <w:rFonts w:cs="Times New Roman"/>
          <w:szCs w:val="24"/>
        </w:rPr>
        <w:t xml:space="preserve"> </w:t>
      </w:r>
      <w:del w:id="327" w:author="Evan Weber" w:date="2016-11-28T13:08:00Z">
        <w:r w:rsidRPr="006B045F" w:rsidDel="00DD3BA8">
          <w:rPr>
            <w:rFonts w:cs="Times New Roman"/>
            <w:szCs w:val="24"/>
          </w:rPr>
          <w:delText xml:space="preserve">and </w:delText>
        </w:r>
      </w:del>
      <w:ins w:id="328" w:author="Evan Weber" w:date="2016-11-28T13:08:00Z">
        <w:r w:rsidR="00DD3BA8">
          <w:rPr>
            <w:rFonts w:cs="Times New Roman"/>
            <w:szCs w:val="24"/>
          </w:rPr>
          <w:t>as well as</w:t>
        </w:r>
      </w:ins>
      <w:ins w:id="329" w:author="Evan Weber" w:date="2016-11-28T13:09:00Z">
        <w:r w:rsidR="00DD3BA8">
          <w:rPr>
            <w:rFonts w:cs="Times New Roman"/>
            <w:szCs w:val="24"/>
          </w:rPr>
          <w:t xml:space="preserve"> maintaining</w:t>
        </w:r>
      </w:ins>
      <w:ins w:id="330" w:author="Evan Weber" w:date="2016-11-28T13:08:00Z">
        <w:r w:rsidR="00DD3BA8" w:rsidRPr="006B045F">
          <w:rPr>
            <w:rFonts w:cs="Times New Roman"/>
            <w:szCs w:val="24"/>
          </w:rPr>
          <w:t xml:space="preserve"> </w:t>
        </w:r>
        <w:r w:rsidR="00DD3BA8">
          <w:rPr>
            <w:rFonts w:cs="Times New Roman"/>
            <w:szCs w:val="24"/>
          </w:rPr>
          <w:t xml:space="preserve">sustained </w:t>
        </w:r>
      </w:ins>
      <w:r w:rsidRPr="006B045F">
        <w:rPr>
          <w:rFonts w:cs="Times New Roman"/>
          <w:szCs w:val="24"/>
        </w:rPr>
        <w:t>confidence levels</w:t>
      </w:r>
      <w:del w:id="331" w:author="Evan Weber" w:date="2016-11-28T13:08:00Z">
        <w:r w:rsidRPr="006B045F" w:rsidDel="00DD3BA8">
          <w:rPr>
            <w:rFonts w:cs="Times New Roman"/>
            <w:szCs w:val="24"/>
          </w:rPr>
          <w:delText xml:space="preserve"> are sustained</w:delText>
        </w:r>
      </w:del>
      <w:r w:rsidRPr="006B045F">
        <w:rPr>
          <w:rFonts w:cs="Times New Roman"/>
          <w:szCs w:val="24"/>
        </w:rPr>
        <w:t xml:space="preserve">. </w:t>
      </w:r>
      <w:del w:id="332" w:author="Evan Weber" w:date="2016-11-28T13:09:00Z">
        <w:r w:rsidRPr="006B045F" w:rsidDel="00DD3BA8">
          <w:rPr>
            <w:rFonts w:cs="Times New Roman"/>
            <w:szCs w:val="24"/>
          </w:rPr>
          <w:delText xml:space="preserve"> </w:delText>
        </w:r>
      </w:del>
      <w:r w:rsidRPr="006B045F">
        <w:rPr>
          <w:rFonts w:cs="Times New Roman"/>
          <w:szCs w:val="24"/>
        </w:rPr>
        <w:t xml:space="preserve">The government </w:t>
      </w:r>
      <w:del w:id="333" w:author="Evan Weber" w:date="2016-11-28T13:09:00Z">
        <w:r w:rsidRPr="006B045F" w:rsidDel="00DD3BA8">
          <w:rPr>
            <w:rFonts w:cs="Times New Roman"/>
            <w:szCs w:val="24"/>
          </w:rPr>
          <w:delText>is also</w:delText>
        </w:r>
      </w:del>
      <w:ins w:id="334" w:author="Evan Weber" w:date="2016-11-28T13:09:00Z">
        <w:r w:rsidR="00DD3BA8">
          <w:rPr>
            <w:rFonts w:cs="Times New Roman"/>
            <w:szCs w:val="24"/>
          </w:rPr>
          <w:t>will be</w:t>
        </w:r>
      </w:ins>
      <w:r w:rsidRPr="006B045F">
        <w:rPr>
          <w:rFonts w:cs="Times New Roman"/>
          <w:szCs w:val="24"/>
        </w:rPr>
        <w:t xml:space="preserve"> provided the model </w:t>
      </w:r>
      <w:del w:id="335" w:author="Evan Weber" w:date="2016-11-28T13:09:00Z">
        <w:r w:rsidRPr="006B045F" w:rsidDel="00DD3BA8">
          <w:rPr>
            <w:rFonts w:cs="Times New Roman"/>
            <w:szCs w:val="24"/>
          </w:rPr>
          <w:delText>to afford</w:delText>
        </w:r>
      </w:del>
      <w:ins w:id="336" w:author="Evan Weber" w:date="2016-11-28T13:09:00Z">
        <w:r w:rsidR="00DD3BA8">
          <w:rPr>
            <w:rFonts w:cs="Times New Roman"/>
            <w:szCs w:val="24"/>
          </w:rPr>
          <w:t>so</w:t>
        </w:r>
      </w:ins>
      <w:r w:rsidRPr="006B045F">
        <w:rPr>
          <w:rFonts w:cs="Times New Roman"/>
          <w:szCs w:val="24"/>
        </w:rPr>
        <w:t xml:space="preserve"> its analysts </w:t>
      </w:r>
      <w:del w:id="337" w:author="Evan Weber" w:date="2016-11-28T13:10:00Z">
        <w:r w:rsidRPr="006B045F" w:rsidDel="00DD3BA8">
          <w:rPr>
            <w:rFonts w:cs="Times New Roman"/>
            <w:szCs w:val="24"/>
          </w:rPr>
          <w:delText>an opportunity</w:delText>
        </w:r>
      </w:del>
      <w:ins w:id="338" w:author="Evan Weber" w:date="2016-11-28T13:10:00Z">
        <w:r w:rsidR="00DD3BA8">
          <w:rPr>
            <w:rFonts w:cs="Times New Roman"/>
            <w:szCs w:val="24"/>
          </w:rPr>
          <w:t>can</w:t>
        </w:r>
      </w:ins>
      <w:r w:rsidRPr="006B045F">
        <w:rPr>
          <w:rFonts w:cs="Times New Roman"/>
          <w:szCs w:val="24"/>
        </w:rPr>
        <w:t xml:space="preserve"> conduct independent analyses of the models.</w:t>
      </w:r>
    </w:p>
    <w:p w14:paraId="6CD2D332" w14:textId="77777777" w:rsidR="00B54BF6" w:rsidRPr="00D972A6" w:rsidRDefault="00B54BF6" w:rsidP="00B54BF6">
      <w:pPr>
        <w:pStyle w:val="Heading2"/>
        <w:spacing w:line="480" w:lineRule="auto"/>
      </w:pPr>
      <w:bookmarkStart w:id="339" w:name="_Toc448223067"/>
      <w:bookmarkStart w:id="340" w:name="_Toc468094191"/>
      <w:r w:rsidRPr="00D972A6">
        <w:t xml:space="preserve">BCDS </w:t>
      </w:r>
      <w:r>
        <w:t>Patter</w:t>
      </w:r>
      <w:r w:rsidR="00AC1DB2">
        <w:t>n</w:t>
      </w:r>
      <w:r>
        <w:t xml:space="preserve">-Matching </w:t>
      </w:r>
      <w:r w:rsidRPr="00D972A6">
        <w:t>Architecture</w:t>
      </w:r>
      <w:bookmarkEnd w:id="339"/>
      <w:bookmarkEnd w:id="340"/>
    </w:p>
    <w:p w14:paraId="6EFD26F0" w14:textId="1B7C56E2" w:rsidR="00B54BF6" w:rsidDel="00DD3BA8" w:rsidRDefault="00B54BF6" w:rsidP="00B54BF6">
      <w:pPr>
        <w:spacing w:after="0" w:line="480" w:lineRule="auto"/>
        <w:rPr>
          <w:del w:id="341" w:author="Evan Weber" w:date="2016-11-28T13:11:00Z"/>
          <w:rFonts w:cs="Times New Roman"/>
          <w:szCs w:val="24"/>
        </w:rPr>
      </w:pPr>
      <w:r>
        <w:rPr>
          <w:rFonts w:cs="Times New Roman"/>
          <w:szCs w:val="24"/>
        </w:rPr>
        <w:t>T</w:t>
      </w:r>
      <w:r w:rsidRPr="006B045F">
        <w:rPr>
          <w:rFonts w:cs="Times New Roman"/>
          <w:szCs w:val="24"/>
        </w:rPr>
        <w:t>he BCDS</w:t>
      </w:r>
      <w:ins w:id="342" w:author="Evan Weber" w:date="2016-11-28T13:10:00Z">
        <w:r w:rsidR="00DD3BA8">
          <w:rPr>
            <w:rFonts w:cs="Times New Roman"/>
            <w:szCs w:val="24"/>
          </w:rPr>
          <w:t>S</w:t>
        </w:r>
      </w:ins>
      <w:r w:rsidRPr="006B045F">
        <w:rPr>
          <w:rFonts w:cs="Times New Roman"/>
          <w:szCs w:val="24"/>
        </w:rPr>
        <w:t xml:space="preserve"> pattern-matching modeling architecture </w:t>
      </w:r>
      <w:r>
        <w:rPr>
          <w:rFonts w:cs="Times New Roman"/>
          <w:szCs w:val="24"/>
        </w:rPr>
        <w:t xml:space="preserve">relies on replicated </w:t>
      </w:r>
      <w:r w:rsidRPr="006B045F">
        <w:rPr>
          <w:rFonts w:cs="Times New Roman"/>
          <w:szCs w:val="24"/>
        </w:rPr>
        <w:t xml:space="preserve">fact patterns for similar conditions and claim adjudicatory histories, and </w:t>
      </w:r>
      <w:r>
        <w:rPr>
          <w:rFonts w:cs="Times New Roman"/>
          <w:szCs w:val="24"/>
        </w:rPr>
        <w:t>the</w:t>
      </w:r>
      <w:r w:rsidRPr="006B045F">
        <w:rPr>
          <w:rFonts w:cs="Times New Roman"/>
          <w:szCs w:val="24"/>
        </w:rPr>
        <w:t xml:space="preserve"> </w:t>
      </w:r>
      <w:r>
        <w:rPr>
          <w:rFonts w:cs="Times New Roman"/>
          <w:szCs w:val="24"/>
        </w:rPr>
        <w:t xml:space="preserve">consistent </w:t>
      </w:r>
      <w:r w:rsidRPr="006B045F">
        <w:rPr>
          <w:rFonts w:cs="Times New Roman"/>
          <w:szCs w:val="24"/>
        </w:rPr>
        <w:t>promulgat</w:t>
      </w:r>
      <w:r>
        <w:rPr>
          <w:rFonts w:cs="Times New Roman"/>
          <w:szCs w:val="24"/>
        </w:rPr>
        <w:t xml:space="preserve">ion of </w:t>
      </w:r>
      <w:r w:rsidR="00F17093">
        <w:rPr>
          <w:rFonts w:cs="Times New Roman"/>
          <w:szCs w:val="24"/>
        </w:rPr>
        <w:t>ratings</w:t>
      </w:r>
      <w:r>
        <w:rPr>
          <w:rFonts w:cs="Times New Roman"/>
          <w:szCs w:val="24"/>
        </w:rPr>
        <w:t xml:space="preserve"> for such fact patterns by VA employees to reliably predict </w:t>
      </w:r>
      <w:r w:rsidR="00F17093">
        <w:rPr>
          <w:rFonts w:cs="Times New Roman"/>
          <w:szCs w:val="24"/>
        </w:rPr>
        <w:t>rating</w:t>
      </w:r>
      <w:r>
        <w:rPr>
          <w:rFonts w:cs="Times New Roman"/>
          <w:szCs w:val="24"/>
        </w:rPr>
        <w:t>s (without subjecting the claim to additional substantiation and human evaluation)</w:t>
      </w:r>
      <w:r w:rsidRPr="006B045F">
        <w:rPr>
          <w:rFonts w:cs="Times New Roman"/>
          <w:szCs w:val="24"/>
        </w:rPr>
        <w:t xml:space="preserve">. </w:t>
      </w:r>
      <w:del w:id="343" w:author="Evan Weber" w:date="2016-11-28T13:10:00Z">
        <w:r w:rsidRPr="006B045F" w:rsidDel="00DD3BA8">
          <w:rPr>
            <w:rFonts w:cs="Times New Roman"/>
            <w:szCs w:val="24"/>
          </w:rPr>
          <w:delText xml:space="preserve"> </w:delText>
        </w:r>
      </w:del>
      <w:r>
        <w:rPr>
          <w:rFonts w:cs="Times New Roman"/>
          <w:szCs w:val="24"/>
        </w:rPr>
        <w:t>A</w:t>
      </w:r>
      <w:r w:rsidRPr="006B045F">
        <w:rPr>
          <w:rFonts w:cs="Times New Roman"/>
          <w:szCs w:val="24"/>
        </w:rPr>
        <w:t xml:space="preserve"> relatively small number of claim attributes, and established facts contained in the claimant’s filing history</w:t>
      </w:r>
      <w:r>
        <w:rPr>
          <w:rFonts w:cs="Times New Roman"/>
          <w:szCs w:val="24"/>
        </w:rPr>
        <w:t xml:space="preserve"> comprise these patterns</w:t>
      </w:r>
      <w:r w:rsidRPr="006B045F">
        <w:rPr>
          <w:rFonts w:cs="Times New Roman"/>
          <w:szCs w:val="24"/>
        </w:rPr>
        <w:t xml:space="preserve">. </w:t>
      </w:r>
      <w:del w:id="344" w:author="Evan Weber" w:date="2016-11-28T13:10:00Z">
        <w:r w:rsidRPr="006B045F" w:rsidDel="00DD3BA8">
          <w:rPr>
            <w:rFonts w:cs="Times New Roman"/>
            <w:szCs w:val="24"/>
          </w:rPr>
          <w:delText xml:space="preserve"> </w:delText>
        </w:r>
      </w:del>
      <w:r w:rsidRPr="006B045F">
        <w:rPr>
          <w:rFonts w:cs="Times New Roman"/>
          <w:szCs w:val="24"/>
        </w:rPr>
        <w:t xml:space="preserve">The </w:t>
      </w:r>
      <w:ins w:id="345" w:author="Evan Weber" w:date="2016-11-28T13:11:00Z">
        <w:r w:rsidR="00DD3BA8">
          <w:rPr>
            <w:rFonts w:cs="Times New Roman"/>
            <w:szCs w:val="24"/>
          </w:rPr>
          <w:t xml:space="preserve">BCDSS team obtains the </w:t>
        </w:r>
      </w:ins>
      <w:r w:rsidR="00F17093">
        <w:rPr>
          <w:rFonts w:cs="Times New Roman"/>
          <w:szCs w:val="24"/>
        </w:rPr>
        <w:t>rating</w:t>
      </w:r>
      <w:r w:rsidRPr="006B045F">
        <w:rPr>
          <w:rFonts w:cs="Times New Roman"/>
          <w:szCs w:val="24"/>
        </w:rPr>
        <w:t xml:space="preserve"> of </w:t>
      </w:r>
      <w:r w:rsidR="00F17093">
        <w:rPr>
          <w:rFonts w:cs="Times New Roman"/>
          <w:szCs w:val="24"/>
        </w:rPr>
        <w:t xml:space="preserve">a specific </w:t>
      </w:r>
      <w:r w:rsidRPr="006B045F">
        <w:rPr>
          <w:rFonts w:cs="Times New Roman"/>
          <w:szCs w:val="24"/>
        </w:rPr>
        <w:t xml:space="preserve">condition within </w:t>
      </w:r>
      <w:r w:rsidRPr="006B045F">
        <w:rPr>
          <w:rFonts w:cs="Times New Roman"/>
          <w:szCs w:val="24"/>
        </w:rPr>
        <w:lastRenderedPageBreak/>
        <w:t xml:space="preserve">the target claim </w:t>
      </w:r>
      <w:del w:id="346" w:author="Evan Weber" w:date="2016-11-28T13:11:00Z">
        <w:r w:rsidDel="00DD3BA8">
          <w:rPr>
            <w:rFonts w:cs="Times New Roman"/>
            <w:szCs w:val="24"/>
          </w:rPr>
          <w:delText>is</w:delText>
        </w:r>
        <w:r w:rsidRPr="006B045F" w:rsidDel="00DD3BA8">
          <w:rPr>
            <w:rFonts w:cs="Times New Roman"/>
            <w:szCs w:val="24"/>
          </w:rPr>
          <w:delText xml:space="preserve"> obtained </w:delText>
        </w:r>
      </w:del>
      <w:r w:rsidRPr="006B045F">
        <w:rPr>
          <w:rFonts w:cs="Times New Roman"/>
          <w:szCs w:val="24"/>
        </w:rPr>
        <w:t>by establishing the fact pattern of the claim using a predefined set of attributes</w:t>
      </w:r>
      <w:del w:id="347" w:author="Evan Weber" w:date="2016-11-28T13:12:00Z">
        <w:r w:rsidRPr="006B045F" w:rsidDel="00DD3BA8">
          <w:rPr>
            <w:rFonts w:cs="Times New Roman"/>
            <w:szCs w:val="24"/>
          </w:rPr>
          <w:delText>,</w:delText>
        </w:r>
      </w:del>
      <w:r w:rsidRPr="006B045F">
        <w:rPr>
          <w:rFonts w:cs="Times New Roman"/>
          <w:szCs w:val="24"/>
        </w:rPr>
        <w:t xml:space="preserve"> and matching it to a specific historical pattern and the </w:t>
      </w:r>
      <w:r w:rsidR="00AA7452">
        <w:rPr>
          <w:rFonts w:cs="Times New Roman"/>
          <w:szCs w:val="24"/>
        </w:rPr>
        <w:t>rating</w:t>
      </w:r>
      <w:r w:rsidRPr="006B045F">
        <w:rPr>
          <w:rFonts w:cs="Times New Roman"/>
          <w:szCs w:val="24"/>
        </w:rPr>
        <w:t xml:space="preserve"> that most often results.</w:t>
      </w:r>
      <w:ins w:id="348" w:author="Evan Weber" w:date="2016-11-28T13:11:00Z">
        <w:r w:rsidR="00DD3BA8">
          <w:rPr>
            <w:rFonts w:cs="Times New Roman"/>
            <w:szCs w:val="24"/>
          </w:rPr>
          <w:t xml:space="preserve"> </w:t>
        </w:r>
      </w:ins>
    </w:p>
    <w:p w14:paraId="00CBB61C" w14:textId="77687B60" w:rsidR="00B54BF6" w:rsidRPr="006B045F" w:rsidRDefault="00B54BF6" w:rsidP="00B54BF6">
      <w:pPr>
        <w:spacing w:after="0" w:line="480" w:lineRule="auto"/>
        <w:rPr>
          <w:rFonts w:cs="Times New Roman"/>
          <w:szCs w:val="24"/>
        </w:rPr>
      </w:pPr>
      <w:r w:rsidRPr="006B045F">
        <w:rPr>
          <w:rFonts w:cs="Times New Roman"/>
          <w:szCs w:val="24"/>
        </w:rPr>
        <w:t>This BCDS</w:t>
      </w:r>
      <w:ins w:id="349" w:author="Evan Weber" w:date="2016-11-28T13:11:00Z">
        <w:r w:rsidR="00DD3BA8">
          <w:rPr>
            <w:rFonts w:cs="Times New Roman"/>
            <w:szCs w:val="24"/>
          </w:rPr>
          <w:t>S</w:t>
        </w:r>
      </w:ins>
      <w:r w:rsidRPr="006B045F">
        <w:rPr>
          <w:rFonts w:cs="Times New Roman"/>
          <w:szCs w:val="24"/>
        </w:rPr>
        <w:t xml:space="preserve"> pattern-matching architecture is composed of three major components:</w:t>
      </w:r>
    </w:p>
    <w:p w14:paraId="2215F976" w14:textId="3C6911E4" w:rsidR="00B54BF6" w:rsidRDefault="00B54BF6" w:rsidP="00B54BF6">
      <w:pPr>
        <w:pStyle w:val="ListParagraph"/>
        <w:numPr>
          <w:ilvl w:val="0"/>
          <w:numId w:val="21"/>
        </w:numPr>
        <w:spacing w:after="0" w:line="480" w:lineRule="auto"/>
        <w:rPr>
          <w:rFonts w:cs="Times New Roman"/>
          <w:szCs w:val="24"/>
        </w:rPr>
      </w:pPr>
      <w:r w:rsidRPr="007510F2">
        <w:rPr>
          <w:rFonts w:cs="Times New Roman"/>
          <w:szCs w:val="24"/>
        </w:rPr>
        <w:t xml:space="preserve">A set of claim-specific features, and the associated specifications for calculating the values for these features. </w:t>
      </w:r>
      <w:del w:id="350" w:author="Evan Weber" w:date="2016-11-28T13:12:00Z">
        <w:r w:rsidRPr="007510F2" w:rsidDel="00DD3BA8">
          <w:rPr>
            <w:rFonts w:cs="Times New Roman"/>
            <w:szCs w:val="24"/>
          </w:rPr>
          <w:delText xml:space="preserve"> </w:delText>
        </w:r>
      </w:del>
      <w:r w:rsidRPr="007510F2">
        <w:rPr>
          <w:rFonts w:cs="Times New Roman"/>
          <w:szCs w:val="24"/>
        </w:rPr>
        <w:t>These features relate to the claim that will be subject to predictive modeling</w:t>
      </w:r>
      <w:ins w:id="351" w:author="Evan Weber" w:date="2016-11-28T13:12:00Z">
        <w:r w:rsidR="00DD3BA8">
          <w:rPr>
            <w:rFonts w:cs="Times New Roman"/>
            <w:szCs w:val="24"/>
          </w:rPr>
          <w:t xml:space="preserve">, i.e., </w:t>
        </w:r>
      </w:ins>
      <w:del w:id="352" w:author="Evan Weber" w:date="2016-11-28T13:12:00Z">
        <w:r w:rsidRPr="007510F2" w:rsidDel="00DD3BA8">
          <w:rPr>
            <w:rFonts w:cs="Times New Roman"/>
            <w:szCs w:val="24"/>
          </w:rPr>
          <w:delText xml:space="preserve"> – </w:delText>
        </w:r>
      </w:del>
      <w:r w:rsidRPr="007510F2">
        <w:rPr>
          <w:rFonts w:cs="Times New Roman"/>
          <w:szCs w:val="24"/>
        </w:rPr>
        <w:t>the target claim.</w:t>
      </w:r>
    </w:p>
    <w:p w14:paraId="400FDA91" w14:textId="7622D56B" w:rsidR="00B54BF6" w:rsidRDefault="00B54BF6" w:rsidP="00B54BF6">
      <w:pPr>
        <w:pStyle w:val="ListParagraph"/>
        <w:numPr>
          <w:ilvl w:val="0"/>
          <w:numId w:val="21"/>
        </w:numPr>
        <w:spacing w:after="0" w:line="480" w:lineRule="auto"/>
        <w:rPr>
          <w:rFonts w:cs="Times New Roman"/>
          <w:szCs w:val="24"/>
        </w:rPr>
      </w:pPr>
      <w:r w:rsidRPr="007510F2">
        <w:rPr>
          <w:rFonts w:cs="Times New Roman"/>
          <w:szCs w:val="24"/>
        </w:rPr>
        <w:t>A set of claimant specific features</w:t>
      </w:r>
      <w:del w:id="353" w:author="Evan Weber" w:date="2016-11-28T13:12:00Z">
        <w:r w:rsidRPr="007510F2" w:rsidDel="00DD3BA8">
          <w:rPr>
            <w:rFonts w:cs="Times New Roman"/>
            <w:szCs w:val="24"/>
          </w:rPr>
          <w:delText>,</w:delText>
        </w:r>
      </w:del>
      <w:r w:rsidRPr="007510F2">
        <w:rPr>
          <w:rFonts w:cs="Times New Roman"/>
          <w:szCs w:val="24"/>
        </w:rPr>
        <w:t xml:space="preserve"> and the associated specifications for calculating the values for these features. </w:t>
      </w:r>
      <w:del w:id="354" w:author="Evan Weber" w:date="2016-11-28T13:12:00Z">
        <w:r w:rsidRPr="007510F2" w:rsidDel="00DD3BA8">
          <w:rPr>
            <w:rFonts w:cs="Times New Roman"/>
            <w:szCs w:val="24"/>
          </w:rPr>
          <w:delText xml:space="preserve"> </w:delText>
        </w:r>
      </w:del>
      <w:r w:rsidRPr="007510F2">
        <w:rPr>
          <w:rFonts w:cs="Times New Roman"/>
          <w:szCs w:val="24"/>
        </w:rPr>
        <w:t>These features relate to attributes of the claimant</w:t>
      </w:r>
      <w:ins w:id="355" w:author="Evan Weber" w:date="2016-11-28T13:13:00Z">
        <w:r w:rsidR="00DD3BA8">
          <w:rPr>
            <w:rFonts w:cs="Times New Roman"/>
            <w:szCs w:val="24"/>
          </w:rPr>
          <w:t>’</w:t>
        </w:r>
      </w:ins>
      <w:r w:rsidRPr="007510F2">
        <w:rPr>
          <w:rFonts w:cs="Times New Roman"/>
          <w:szCs w:val="24"/>
        </w:rPr>
        <w:t xml:space="preserve">s filing history, including decisions contained in prior claims for similar conditions, the period of </w:t>
      </w:r>
      <w:r>
        <w:rPr>
          <w:rFonts w:cs="Times New Roman"/>
          <w:szCs w:val="24"/>
        </w:rPr>
        <w:t xml:space="preserve">elapsed </w:t>
      </w:r>
      <w:r w:rsidRPr="007510F2">
        <w:rPr>
          <w:rFonts w:cs="Times New Roman"/>
          <w:szCs w:val="24"/>
        </w:rPr>
        <w:t>time between the target claim and prior decisions, the place of the target claim in the sequence of relevant claims in the claimant’s adjudication history, etc.</w:t>
      </w:r>
    </w:p>
    <w:p w14:paraId="3B40C295" w14:textId="77777777" w:rsidR="00B54BF6" w:rsidRDefault="00B54BF6" w:rsidP="00B54BF6">
      <w:pPr>
        <w:pStyle w:val="ListParagraph"/>
        <w:numPr>
          <w:ilvl w:val="0"/>
          <w:numId w:val="21"/>
        </w:numPr>
        <w:spacing w:after="0" w:line="480" w:lineRule="auto"/>
        <w:rPr>
          <w:rFonts w:cs="Times New Roman"/>
          <w:szCs w:val="24"/>
        </w:rPr>
      </w:pPr>
      <w:r w:rsidRPr="007510F2">
        <w:rPr>
          <w:rFonts w:cs="Times New Roman"/>
          <w:szCs w:val="24"/>
        </w:rPr>
        <w:t>The Decision Determination Matrix (D</w:t>
      </w:r>
      <w:r>
        <w:rPr>
          <w:rFonts w:cs="Times New Roman"/>
          <w:szCs w:val="24"/>
        </w:rPr>
        <w:t>D</w:t>
      </w:r>
      <w:r w:rsidRPr="007510F2">
        <w:rPr>
          <w:rFonts w:cs="Times New Roman"/>
          <w:szCs w:val="24"/>
        </w:rPr>
        <w:t xml:space="preserve">M) or set of predictive patterns and related CDDs for the </w:t>
      </w:r>
      <w:r>
        <w:rPr>
          <w:rFonts w:cs="Times New Roman"/>
          <w:szCs w:val="24"/>
        </w:rPr>
        <w:t xml:space="preserve">modeled </w:t>
      </w:r>
      <w:r w:rsidRPr="007510F2">
        <w:rPr>
          <w:rFonts w:cs="Times New Roman"/>
          <w:szCs w:val="24"/>
        </w:rPr>
        <w:t>co</w:t>
      </w:r>
      <w:r>
        <w:rPr>
          <w:rFonts w:cs="Times New Roman"/>
          <w:szCs w:val="24"/>
        </w:rPr>
        <w:t>ndition</w:t>
      </w:r>
      <w:r w:rsidRPr="007510F2">
        <w:rPr>
          <w:rFonts w:cs="Times New Roman"/>
          <w:szCs w:val="24"/>
        </w:rPr>
        <w:t>.  The columns of the D</w:t>
      </w:r>
      <w:r>
        <w:rPr>
          <w:rFonts w:cs="Times New Roman"/>
          <w:szCs w:val="24"/>
        </w:rPr>
        <w:t>D</w:t>
      </w:r>
      <w:r w:rsidRPr="007510F2">
        <w:rPr>
          <w:rFonts w:cs="Times New Roman"/>
          <w:szCs w:val="24"/>
        </w:rPr>
        <w:t>M constitute the various features as well as the CDD and their performance attributes.  The rows are the unique combinations of values that constitute the predictive patterns.</w:t>
      </w:r>
    </w:p>
    <w:p w14:paraId="3E759E74" w14:textId="1E3BA695" w:rsidR="00B54BF6" w:rsidRDefault="00B54BF6" w:rsidP="00B54BF6">
      <w:pPr>
        <w:spacing w:after="0" w:line="480" w:lineRule="auto"/>
        <w:rPr>
          <w:rFonts w:cs="Times New Roman"/>
          <w:szCs w:val="24"/>
        </w:rPr>
      </w:pPr>
      <w:r w:rsidRPr="006B045F">
        <w:rPr>
          <w:rFonts w:cs="Times New Roman"/>
          <w:szCs w:val="24"/>
        </w:rPr>
        <w:t xml:space="preserve">The basic logic described above is depicted in </w:t>
      </w:r>
      <w:ins w:id="356" w:author="Evan Weber" w:date="2016-11-28T13:16:00Z">
        <w:r w:rsidR="00DD3BA8">
          <w:rPr>
            <w:rFonts w:cs="Times New Roman"/>
            <w:szCs w:val="24"/>
          </w:rPr>
          <w:fldChar w:fldCharType="begin"/>
        </w:r>
        <w:r w:rsidR="00DD3BA8">
          <w:rPr>
            <w:rFonts w:cs="Times New Roman"/>
            <w:szCs w:val="24"/>
          </w:rPr>
          <w:instrText xml:space="preserve"> REF _Ref468102338 \h </w:instrText>
        </w:r>
      </w:ins>
      <w:r w:rsidR="00DD3BA8">
        <w:rPr>
          <w:rFonts w:cs="Times New Roman"/>
          <w:szCs w:val="24"/>
        </w:rPr>
      </w:r>
      <w:r w:rsidR="00DD3BA8">
        <w:rPr>
          <w:rFonts w:cs="Times New Roman"/>
          <w:szCs w:val="24"/>
        </w:rPr>
        <w:fldChar w:fldCharType="separate"/>
      </w:r>
      <w:ins w:id="357" w:author="Evan Weber" w:date="2016-11-28T13:16:00Z">
        <w:r w:rsidR="00DD3BA8">
          <w:t xml:space="preserve">Figure </w:t>
        </w:r>
        <w:r w:rsidR="00DD3BA8">
          <w:rPr>
            <w:noProof/>
          </w:rPr>
          <w:t>4</w:t>
        </w:r>
        <w:r w:rsidR="00DD3BA8">
          <w:rPr>
            <w:rFonts w:cs="Times New Roman"/>
            <w:szCs w:val="24"/>
          </w:rPr>
          <w:fldChar w:fldCharType="end"/>
        </w:r>
      </w:ins>
      <w:del w:id="358" w:author="Evan Weber" w:date="2016-11-28T13:16:00Z">
        <w:r w:rsidRPr="006B045F" w:rsidDel="00DD3BA8">
          <w:rPr>
            <w:rFonts w:cs="Times New Roman"/>
            <w:szCs w:val="24"/>
          </w:rPr>
          <w:delText xml:space="preserve">Figure </w:delText>
        </w:r>
        <w:r w:rsidDel="00DD3BA8">
          <w:rPr>
            <w:rFonts w:cs="Times New Roman"/>
            <w:szCs w:val="24"/>
          </w:rPr>
          <w:delText>3</w:delText>
        </w:r>
      </w:del>
      <w:r w:rsidRPr="006B045F">
        <w:rPr>
          <w:rFonts w:cs="Times New Roman"/>
          <w:szCs w:val="24"/>
        </w:rPr>
        <w:t>.</w:t>
      </w:r>
    </w:p>
    <w:p w14:paraId="53E6A456" w14:textId="77777777" w:rsidR="00DD3BA8" w:rsidRDefault="00B54BF6">
      <w:pPr>
        <w:keepNext/>
        <w:spacing w:after="0" w:line="480" w:lineRule="auto"/>
        <w:rPr>
          <w:ins w:id="359" w:author="Evan Weber" w:date="2016-11-28T13:16:00Z"/>
        </w:rPr>
      </w:pPr>
      <w:r w:rsidRPr="00853422">
        <w:rPr>
          <w:noProof/>
        </w:rPr>
        <w:lastRenderedPageBreak/>
        <w:drawing>
          <wp:inline distT="0" distB="0" distL="0" distR="0" wp14:anchorId="5BDB4338" wp14:editId="05AE9842">
            <wp:extent cx="6572250" cy="273750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14:paraId="7876CA00" w14:textId="0B834D08" w:rsidR="00DD3BA8" w:rsidRDefault="00DD3BA8">
      <w:pPr>
        <w:pStyle w:val="Caption"/>
        <w:rPr>
          <w:ins w:id="360" w:author="Evan Weber" w:date="2016-11-28T13:15:00Z"/>
        </w:rPr>
        <w:pPrChange w:id="361" w:author="Evan Weber" w:date="2016-11-28T13:16:00Z">
          <w:pPr>
            <w:keepNext/>
            <w:spacing w:after="0" w:line="480" w:lineRule="auto"/>
          </w:pPr>
        </w:pPrChange>
      </w:pPr>
      <w:bookmarkStart w:id="362" w:name="_Ref468102338"/>
      <w:ins w:id="363" w:author="Evan Weber" w:date="2016-11-28T13:16:00Z">
        <w:r>
          <w:t xml:space="preserve">Figure </w:t>
        </w:r>
        <w:r>
          <w:fldChar w:fldCharType="begin"/>
        </w:r>
        <w:r>
          <w:instrText xml:space="preserve"> SEQ Figure \* ARABIC </w:instrText>
        </w:r>
      </w:ins>
      <w:r>
        <w:fldChar w:fldCharType="separate"/>
      </w:r>
      <w:ins w:id="364" w:author="Evan Weber" w:date="2016-11-28T13:22:00Z">
        <w:r w:rsidR="00906392">
          <w:rPr>
            <w:noProof/>
          </w:rPr>
          <w:t>4</w:t>
        </w:r>
      </w:ins>
      <w:ins w:id="365" w:author="Evan Weber" w:date="2016-11-28T13:16:00Z">
        <w:r>
          <w:fldChar w:fldCharType="end"/>
        </w:r>
        <w:bookmarkEnd w:id="362"/>
        <w:r>
          <w:t xml:space="preserve">: </w:t>
        </w:r>
        <w:r w:rsidRPr="001407B6">
          <w:t>Pattern-Matching Logic</w:t>
        </w:r>
      </w:ins>
    </w:p>
    <w:p w14:paraId="414C9731" w14:textId="2D246D3F" w:rsidR="00B54BF6" w:rsidRPr="00866379" w:rsidDel="00DD3BA8" w:rsidRDefault="00B54BF6">
      <w:pPr>
        <w:pStyle w:val="Caption"/>
        <w:rPr>
          <w:del w:id="366" w:author="Evan Weber" w:date="2016-11-28T13:15:00Z"/>
        </w:rPr>
        <w:pPrChange w:id="367" w:author="Evan Weber" w:date="2016-11-28T13:16:00Z">
          <w:pPr>
            <w:keepNext/>
            <w:spacing w:after="0" w:line="480" w:lineRule="auto"/>
          </w:pPr>
        </w:pPrChange>
      </w:pPr>
    </w:p>
    <w:p w14:paraId="3250FE7B" w14:textId="697FD33D" w:rsidR="00B54BF6" w:rsidDel="00DD3BA8" w:rsidRDefault="00B54BF6">
      <w:pPr>
        <w:keepNext/>
        <w:spacing w:after="0" w:line="480" w:lineRule="auto"/>
        <w:rPr>
          <w:del w:id="368" w:author="Evan Weber" w:date="2016-11-28T13:16:00Z"/>
          <w:rFonts w:cs="Times New Roman"/>
          <w:szCs w:val="24"/>
        </w:rPr>
        <w:pPrChange w:id="369" w:author="Evan Weber" w:date="2016-11-28T13:15:00Z">
          <w:pPr>
            <w:pStyle w:val="Caption"/>
          </w:pPr>
        </w:pPrChange>
      </w:pPr>
      <w:del w:id="370" w:author="Evan Weber" w:date="2016-11-28T13:15:00Z">
        <w:r w:rsidDel="00DD3BA8">
          <w:delText>Figure 3: Pattern-Matching Logic</w:delText>
        </w:r>
      </w:del>
    </w:p>
    <w:p w14:paraId="683F79B1" w14:textId="1988784C" w:rsidR="00B54BF6" w:rsidRDefault="00B54BF6">
      <w:pPr>
        <w:keepNext/>
        <w:spacing w:after="0" w:line="480" w:lineRule="auto"/>
        <w:rPr>
          <w:rFonts w:cs="Times New Roman"/>
          <w:szCs w:val="24"/>
        </w:rPr>
        <w:pPrChange w:id="371" w:author="Evan Weber" w:date="2016-11-28T13:16:00Z">
          <w:pPr>
            <w:spacing w:after="0" w:line="480" w:lineRule="auto"/>
          </w:pPr>
        </w:pPrChange>
      </w:pPr>
      <w:r w:rsidRPr="006B045F">
        <w:rPr>
          <w:rFonts w:cs="Times New Roman"/>
          <w:szCs w:val="24"/>
        </w:rPr>
        <w:t>The BCDS</w:t>
      </w:r>
      <w:ins w:id="372" w:author="Evan Weber" w:date="2016-11-28T13:17:00Z">
        <w:r w:rsidR="00DD3BA8">
          <w:rPr>
            <w:rFonts w:cs="Times New Roman"/>
            <w:szCs w:val="24"/>
          </w:rPr>
          <w:t>S</w:t>
        </w:r>
      </w:ins>
      <w:r w:rsidRPr="006B045F">
        <w:rPr>
          <w:rFonts w:cs="Times New Roman"/>
          <w:szCs w:val="24"/>
        </w:rPr>
        <w:t xml:space="preserve"> </w:t>
      </w:r>
      <w:del w:id="373" w:author="Evan Weber" w:date="2016-11-28T13:23:00Z">
        <w:r w:rsidRPr="006B045F" w:rsidDel="00906392">
          <w:rPr>
            <w:rFonts w:cs="Times New Roman"/>
            <w:szCs w:val="24"/>
          </w:rPr>
          <w:delText xml:space="preserve">system </w:delText>
        </w:r>
      </w:del>
      <w:r w:rsidRPr="006B045F">
        <w:rPr>
          <w:rFonts w:cs="Times New Roman"/>
          <w:szCs w:val="24"/>
        </w:rPr>
        <w:t xml:space="preserve">provides an automated environment in which authorized users select one or more target claims </w:t>
      </w:r>
      <w:del w:id="374" w:author="Evan Weber" w:date="2016-11-28T13:19:00Z">
        <w:r w:rsidRPr="006B045F" w:rsidDel="00906392">
          <w:rPr>
            <w:rFonts w:cs="Times New Roman"/>
            <w:szCs w:val="24"/>
          </w:rPr>
          <w:delText xml:space="preserve">that are </w:delText>
        </w:r>
      </w:del>
      <w:r w:rsidRPr="006B045F">
        <w:rPr>
          <w:rFonts w:cs="Times New Roman"/>
          <w:szCs w:val="24"/>
        </w:rPr>
        <w:t xml:space="preserve">to </w:t>
      </w:r>
      <w:del w:id="375" w:author="Evan Weber" w:date="2016-11-28T13:20:00Z">
        <w:r w:rsidRPr="006B045F" w:rsidDel="00906392">
          <w:rPr>
            <w:rFonts w:cs="Times New Roman"/>
            <w:szCs w:val="24"/>
          </w:rPr>
          <w:delText xml:space="preserve">be </w:delText>
        </w:r>
      </w:del>
      <w:r w:rsidRPr="006B045F">
        <w:rPr>
          <w:rFonts w:cs="Times New Roman"/>
          <w:szCs w:val="24"/>
        </w:rPr>
        <w:t>adjudicate</w:t>
      </w:r>
      <w:del w:id="376" w:author="Evan Weber" w:date="2016-11-28T13:20:00Z">
        <w:r w:rsidRPr="006B045F" w:rsidDel="00906392">
          <w:rPr>
            <w:rFonts w:cs="Times New Roman"/>
            <w:szCs w:val="24"/>
          </w:rPr>
          <w:delText>d</w:delText>
        </w:r>
      </w:del>
      <w:r w:rsidRPr="006B045F">
        <w:rPr>
          <w:rFonts w:cs="Times New Roman"/>
          <w:szCs w:val="24"/>
        </w:rPr>
        <w:t xml:space="preserve">, one or more models </w:t>
      </w:r>
      <w:del w:id="377" w:author="Evan Weber" w:date="2016-11-28T13:20:00Z">
        <w:r w:rsidRPr="006B045F" w:rsidDel="00906392">
          <w:rPr>
            <w:rFonts w:cs="Times New Roman"/>
            <w:szCs w:val="24"/>
          </w:rPr>
          <w:delText xml:space="preserve">that are </w:delText>
        </w:r>
      </w:del>
      <w:r w:rsidRPr="006B045F">
        <w:rPr>
          <w:rFonts w:cs="Times New Roman"/>
          <w:szCs w:val="24"/>
        </w:rPr>
        <w:t xml:space="preserve">to </w:t>
      </w:r>
      <w:del w:id="378" w:author="Evan Weber" w:date="2016-11-28T13:20:00Z">
        <w:r w:rsidRPr="006B045F" w:rsidDel="00906392">
          <w:rPr>
            <w:rFonts w:cs="Times New Roman"/>
            <w:szCs w:val="24"/>
          </w:rPr>
          <w:delText xml:space="preserve">be </w:delText>
        </w:r>
      </w:del>
      <w:r w:rsidRPr="006B045F">
        <w:rPr>
          <w:rFonts w:cs="Times New Roman"/>
          <w:szCs w:val="24"/>
        </w:rPr>
        <w:t>appl</w:t>
      </w:r>
      <w:del w:id="379" w:author="Evan Weber" w:date="2016-11-28T13:20:00Z">
        <w:r w:rsidRPr="006B045F" w:rsidDel="00906392">
          <w:rPr>
            <w:rFonts w:cs="Times New Roman"/>
            <w:szCs w:val="24"/>
          </w:rPr>
          <w:delText>ied</w:delText>
        </w:r>
      </w:del>
      <w:ins w:id="380" w:author="Evan Weber" w:date="2016-11-28T13:20:00Z">
        <w:r w:rsidR="00906392">
          <w:rPr>
            <w:rFonts w:cs="Times New Roman"/>
            <w:szCs w:val="24"/>
          </w:rPr>
          <w:t>y</w:t>
        </w:r>
      </w:ins>
      <w:r w:rsidRPr="006B045F">
        <w:rPr>
          <w:rFonts w:cs="Times New Roman"/>
          <w:szCs w:val="24"/>
        </w:rPr>
        <w:t xml:space="preserve">, and one or more </w:t>
      </w:r>
      <w:commentRangeStart w:id="381"/>
      <w:r w:rsidRPr="006B045F">
        <w:rPr>
          <w:rFonts w:cs="Times New Roman"/>
          <w:szCs w:val="24"/>
        </w:rPr>
        <w:t>output formats</w:t>
      </w:r>
      <w:commentRangeEnd w:id="381"/>
      <w:r w:rsidR="00906392">
        <w:rPr>
          <w:rStyle w:val="CommentReference"/>
        </w:rPr>
        <w:commentReference w:id="381"/>
      </w:r>
      <w:r w:rsidRPr="006B045F">
        <w:rPr>
          <w:rFonts w:cs="Times New Roman"/>
          <w:szCs w:val="24"/>
        </w:rPr>
        <w:t xml:space="preserve"> </w:t>
      </w:r>
      <w:r>
        <w:rPr>
          <w:rFonts w:cs="Times New Roman"/>
          <w:szCs w:val="24"/>
        </w:rPr>
        <w:t>preferred by the user</w:t>
      </w:r>
      <w:r w:rsidRPr="006B045F">
        <w:rPr>
          <w:rFonts w:cs="Times New Roman"/>
          <w:szCs w:val="24"/>
        </w:rPr>
        <w:t xml:space="preserve">. </w:t>
      </w:r>
      <w:del w:id="382" w:author="Evan Weber" w:date="2016-11-28T13:21:00Z">
        <w:r w:rsidRPr="006B045F" w:rsidDel="00906392">
          <w:rPr>
            <w:rFonts w:cs="Times New Roman"/>
            <w:szCs w:val="24"/>
          </w:rPr>
          <w:delText xml:space="preserve"> </w:delText>
        </w:r>
      </w:del>
      <w:r w:rsidRPr="006B045F">
        <w:rPr>
          <w:rFonts w:cs="Times New Roman"/>
          <w:szCs w:val="24"/>
        </w:rPr>
        <w:t xml:space="preserve">The system then executes automated routines </w:t>
      </w:r>
      <w:del w:id="383" w:author="Evan Weber" w:date="2016-11-28T13:21:00Z">
        <w:r w:rsidRPr="006B045F" w:rsidDel="00906392">
          <w:rPr>
            <w:rFonts w:cs="Times New Roman"/>
            <w:szCs w:val="24"/>
          </w:rPr>
          <w:delText>in accordance with</w:delText>
        </w:r>
      </w:del>
      <w:ins w:id="384" w:author="Evan Weber" w:date="2016-11-28T13:21:00Z">
        <w:r w:rsidR="00906392">
          <w:rPr>
            <w:rFonts w:cs="Times New Roman"/>
            <w:szCs w:val="24"/>
          </w:rPr>
          <w:t>based on</w:t>
        </w:r>
      </w:ins>
      <w:r w:rsidRPr="006B045F">
        <w:rPr>
          <w:rFonts w:cs="Times New Roman"/>
          <w:szCs w:val="24"/>
        </w:rPr>
        <w:t xml:space="preserve"> </w:t>
      </w:r>
      <w:r w:rsidRPr="006B045F">
        <w:rPr>
          <w:rFonts w:cs="Times New Roman"/>
          <w:szCs w:val="24"/>
        </w:rPr>
        <w:lastRenderedPageBreak/>
        <w:t>the user</w:t>
      </w:r>
      <w:ins w:id="385" w:author="Evan Weber" w:date="2016-11-28T13:21:00Z">
        <w:r w:rsidR="00906392">
          <w:rPr>
            <w:rFonts w:cs="Times New Roman"/>
            <w:szCs w:val="24"/>
          </w:rPr>
          <w:t>’s</w:t>
        </w:r>
      </w:ins>
      <w:r w:rsidRPr="006B045F">
        <w:rPr>
          <w:rFonts w:cs="Times New Roman"/>
          <w:szCs w:val="24"/>
        </w:rPr>
        <w:t xml:space="preserve"> selections to derive the results. </w:t>
      </w:r>
      <w:del w:id="386" w:author="Evan Weber" w:date="2016-11-28T13:21:00Z">
        <w:r w:rsidRPr="006B045F" w:rsidDel="00906392">
          <w:rPr>
            <w:rFonts w:cs="Times New Roman"/>
            <w:szCs w:val="24"/>
          </w:rPr>
          <w:delText xml:space="preserve"> </w:delText>
        </w:r>
      </w:del>
      <w:r w:rsidRPr="006B045F">
        <w:rPr>
          <w:rFonts w:cs="Times New Roman"/>
          <w:szCs w:val="24"/>
        </w:rPr>
        <w:t>Three inter</w:t>
      </w:r>
      <w:del w:id="387" w:author="Evan Weber" w:date="2016-11-28T13:21:00Z">
        <w:r w:rsidRPr="006B045F" w:rsidDel="00906392">
          <w:rPr>
            <w:rFonts w:cs="Times New Roman"/>
            <w:szCs w:val="24"/>
          </w:rPr>
          <w:delText>-</w:delText>
        </w:r>
      </w:del>
      <w:r w:rsidRPr="006B045F">
        <w:rPr>
          <w:rFonts w:cs="Times New Roman"/>
          <w:szCs w:val="24"/>
        </w:rPr>
        <w:t xml:space="preserve">related modeling engines support these functions as depicted in </w:t>
      </w:r>
      <w:ins w:id="388" w:author="Evan Weber" w:date="2016-11-28T13:23:00Z">
        <w:r w:rsidR="00906392">
          <w:rPr>
            <w:rFonts w:cs="Times New Roman"/>
            <w:szCs w:val="24"/>
          </w:rPr>
          <w:fldChar w:fldCharType="begin"/>
        </w:r>
        <w:r w:rsidR="00906392">
          <w:rPr>
            <w:rFonts w:cs="Times New Roman"/>
            <w:szCs w:val="24"/>
          </w:rPr>
          <w:instrText xml:space="preserve"> REF _Ref468102742 \h </w:instrText>
        </w:r>
      </w:ins>
      <w:r w:rsidR="00906392">
        <w:rPr>
          <w:rFonts w:cs="Times New Roman"/>
          <w:szCs w:val="24"/>
        </w:rPr>
      </w:r>
      <w:r w:rsidR="00906392">
        <w:rPr>
          <w:rFonts w:cs="Times New Roman"/>
          <w:szCs w:val="24"/>
        </w:rPr>
        <w:fldChar w:fldCharType="separate"/>
      </w:r>
      <w:ins w:id="389" w:author="Evan Weber" w:date="2016-11-28T13:23:00Z">
        <w:r w:rsidR="00906392">
          <w:t xml:space="preserve">Figure </w:t>
        </w:r>
        <w:r w:rsidR="00906392">
          <w:rPr>
            <w:noProof/>
          </w:rPr>
          <w:t>5</w:t>
        </w:r>
        <w:r w:rsidR="00906392">
          <w:rPr>
            <w:rFonts w:cs="Times New Roman"/>
            <w:szCs w:val="24"/>
          </w:rPr>
          <w:fldChar w:fldCharType="end"/>
        </w:r>
      </w:ins>
      <w:del w:id="390" w:author="Evan Weber" w:date="2016-11-28T13:23:00Z">
        <w:r w:rsidRPr="006B045F" w:rsidDel="00906392">
          <w:rPr>
            <w:rFonts w:cs="Times New Roman"/>
            <w:szCs w:val="24"/>
          </w:rPr>
          <w:delText xml:space="preserve">Figure </w:delText>
        </w:r>
        <w:r w:rsidDel="00906392">
          <w:rPr>
            <w:rFonts w:cs="Times New Roman"/>
            <w:szCs w:val="24"/>
          </w:rPr>
          <w:delText>4</w:delText>
        </w:r>
      </w:del>
      <w:r w:rsidRPr="006B045F">
        <w:rPr>
          <w:rFonts w:cs="Times New Roman"/>
          <w:szCs w:val="24"/>
        </w:rPr>
        <w:t>.</w:t>
      </w:r>
      <w:r>
        <w:rPr>
          <w:rFonts w:cs="Times New Roman"/>
          <w:szCs w:val="24"/>
        </w:rPr>
        <w:t xml:space="preserve">  </w:t>
      </w:r>
    </w:p>
    <w:p w14:paraId="2C4AE13A" w14:textId="77777777" w:rsidR="00906392" w:rsidRDefault="00B54BF6">
      <w:pPr>
        <w:keepNext/>
        <w:spacing w:after="0" w:line="480" w:lineRule="auto"/>
        <w:rPr>
          <w:ins w:id="391" w:author="Evan Weber" w:date="2016-11-28T13:22:00Z"/>
        </w:rPr>
      </w:pPr>
      <w:r w:rsidRPr="00853422">
        <w:rPr>
          <w:noProof/>
        </w:rPr>
        <w:drawing>
          <wp:inline distT="0" distB="0" distL="0" distR="0" wp14:anchorId="1613D872" wp14:editId="1263574C">
            <wp:extent cx="6572250" cy="3814907"/>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14:paraId="662C604D" w14:textId="2F91DED2" w:rsidR="00B54BF6" w:rsidDel="00906392" w:rsidRDefault="00906392">
      <w:pPr>
        <w:pStyle w:val="Caption"/>
        <w:rPr>
          <w:del w:id="392" w:author="Evan Weber" w:date="2016-11-28T13:22:00Z"/>
        </w:rPr>
        <w:pPrChange w:id="393" w:author="Evan Weber" w:date="2016-11-28T13:22:00Z">
          <w:pPr>
            <w:keepNext/>
            <w:spacing w:after="0" w:line="480" w:lineRule="auto"/>
          </w:pPr>
        </w:pPrChange>
      </w:pPr>
      <w:bookmarkStart w:id="394" w:name="_Ref468102742"/>
      <w:ins w:id="395" w:author="Evan Weber" w:date="2016-11-28T13:22:00Z">
        <w:r>
          <w:t xml:space="preserve">Figure </w:t>
        </w:r>
        <w:r>
          <w:rPr>
            <w:i w:val="0"/>
            <w:iCs w:val="0"/>
          </w:rPr>
          <w:fldChar w:fldCharType="begin"/>
        </w:r>
        <w:r>
          <w:instrText xml:space="preserve"> SEQ Figure \* ARABIC </w:instrText>
        </w:r>
      </w:ins>
      <w:r>
        <w:rPr>
          <w:i w:val="0"/>
          <w:iCs w:val="0"/>
        </w:rPr>
        <w:fldChar w:fldCharType="separate"/>
      </w:r>
      <w:ins w:id="396" w:author="Evan Weber" w:date="2016-11-28T13:22:00Z">
        <w:r>
          <w:rPr>
            <w:noProof/>
          </w:rPr>
          <w:t>5</w:t>
        </w:r>
        <w:r>
          <w:rPr>
            <w:i w:val="0"/>
            <w:iCs w:val="0"/>
          </w:rPr>
          <w:fldChar w:fldCharType="end"/>
        </w:r>
        <w:bookmarkEnd w:id="394"/>
        <w:r>
          <w:t xml:space="preserve">: </w:t>
        </w:r>
        <w:r w:rsidRPr="00193B10">
          <w:t>BCDS</w:t>
        </w:r>
        <w:r>
          <w:t>S</w:t>
        </w:r>
        <w:r w:rsidRPr="00193B10">
          <w:t xml:space="preserve"> System Workflow and Modeling Architecture</w:t>
        </w:r>
      </w:ins>
    </w:p>
    <w:p w14:paraId="4F77647B" w14:textId="4FF708D4" w:rsidR="00B54BF6" w:rsidRDefault="00B54BF6" w:rsidP="00B54BF6">
      <w:pPr>
        <w:pStyle w:val="Caption"/>
        <w:rPr>
          <w:rFonts w:cs="Times New Roman"/>
          <w:sz w:val="24"/>
          <w:szCs w:val="24"/>
        </w:rPr>
      </w:pPr>
      <w:del w:id="397" w:author="Evan Weber" w:date="2016-11-28T13:22:00Z">
        <w:r w:rsidDel="00906392">
          <w:delText>Figure 4: BCDS System Workflow and Modeling Architecture</w:delText>
        </w:r>
      </w:del>
    </w:p>
    <w:p w14:paraId="32569BD9" w14:textId="7498378E" w:rsidR="00B54BF6" w:rsidRDefault="00B54BF6" w:rsidP="00B54BF6">
      <w:pPr>
        <w:spacing w:line="480" w:lineRule="auto"/>
        <w:rPr>
          <w:rFonts w:cs="Times New Roman"/>
          <w:szCs w:val="24"/>
        </w:rPr>
      </w:pPr>
      <w:r>
        <w:rPr>
          <w:rFonts w:cs="Times New Roman"/>
          <w:szCs w:val="24"/>
        </w:rPr>
        <w:t>Upon user selection</w:t>
      </w:r>
      <w:r w:rsidRPr="006B045F">
        <w:rPr>
          <w:rFonts w:cs="Times New Roman"/>
          <w:szCs w:val="24"/>
        </w:rPr>
        <w:t xml:space="preserve">, the </w:t>
      </w:r>
      <w:r>
        <w:rPr>
          <w:rFonts w:cs="Times New Roman"/>
          <w:szCs w:val="24"/>
        </w:rPr>
        <w:t>BCD</w:t>
      </w:r>
      <w:ins w:id="398" w:author="Evan Weber" w:date="2016-11-28T13:23:00Z">
        <w:r w:rsidR="00906392">
          <w:rPr>
            <w:rFonts w:cs="Times New Roman"/>
            <w:szCs w:val="24"/>
          </w:rPr>
          <w:t>S</w:t>
        </w:r>
      </w:ins>
      <w:r>
        <w:rPr>
          <w:rFonts w:cs="Times New Roman"/>
          <w:szCs w:val="24"/>
        </w:rPr>
        <w:t xml:space="preserve">S retrieves </w:t>
      </w:r>
      <w:ins w:id="399" w:author="Evan Weber" w:date="2016-11-28T13:24:00Z">
        <w:r w:rsidR="00906392">
          <w:rPr>
            <w:rFonts w:cs="Times New Roman"/>
            <w:szCs w:val="24"/>
          </w:rPr>
          <w:t xml:space="preserve">the </w:t>
        </w:r>
      </w:ins>
      <w:r w:rsidRPr="006B045F">
        <w:rPr>
          <w:rFonts w:cs="Times New Roman"/>
          <w:szCs w:val="24"/>
        </w:rPr>
        <w:t xml:space="preserve">appropriate model(s) from the model repository. </w:t>
      </w:r>
      <w:del w:id="400" w:author="Evan Weber" w:date="2016-11-28T13:23:00Z">
        <w:r w:rsidRPr="006B045F" w:rsidDel="00906392">
          <w:rPr>
            <w:rFonts w:cs="Times New Roman"/>
            <w:szCs w:val="24"/>
          </w:rPr>
          <w:delText xml:space="preserve"> </w:delText>
        </w:r>
      </w:del>
      <w:r w:rsidRPr="006B045F">
        <w:rPr>
          <w:rFonts w:cs="Times New Roman"/>
          <w:szCs w:val="24"/>
        </w:rPr>
        <w:t>The ingest engine verifies that the claim satisfies the eligibility requirement</w:t>
      </w:r>
      <w:del w:id="401" w:author="Evan Weber" w:date="2016-11-28T13:23:00Z">
        <w:r w:rsidRPr="006B045F" w:rsidDel="00906392">
          <w:rPr>
            <w:rFonts w:cs="Times New Roman"/>
            <w:szCs w:val="24"/>
          </w:rPr>
          <w:delText>,</w:delText>
        </w:r>
      </w:del>
      <w:r w:rsidRPr="006B045F">
        <w:rPr>
          <w:rFonts w:cs="Times New Roman"/>
          <w:szCs w:val="24"/>
        </w:rPr>
        <w:t xml:space="preserve"> and executes the required calculations against the target claim and related claimant data to create a composite feature set. </w:t>
      </w:r>
      <w:del w:id="402" w:author="Evan Weber" w:date="2016-11-28T13:23:00Z">
        <w:r w:rsidRPr="006B045F" w:rsidDel="00906392">
          <w:rPr>
            <w:rFonts w:cs="Times New Roman"/>
            <w:szCs w:val="24"/>
          </w:rPr>
          <w:delText xml:space="preserve"> </w:delText>
        </w:r>
      </w:del>
      <w:r w:rsidRPr="006B045F">
        <w:rPr>
          <w:rFonts w:cs="Times New Roman"/>
          <w:szCs w:val="24"/>
        </w:rPr>
        <w:t xml:space="preserve">The modeling engine then conducts the pattern matching and either assigns the associate CDD (where a match is found), or identifies that the CDD could not be established. </w:t>
      </w:r>
      <w:del w:id="403" w:author="Evan Weber" w:date="2016-11-28T13:24:00Z">
        <w:r w:rsidRPr="006B045F" w:rsidDel="00906392">
          <w:rPr>
            <w:rFonts w:cs="Times New Roman"/>
            <w:szCs w:val="24"/>
          </w:rPr>
          <w:delText xml:space="preserve"> </w:delText>
        </w:r>
      </w:del>
      <w:r w:rsidRPr="006B045F">
        <w:rPr>
          <w:rFonts w:cs="Times New Roman"/>
          <w:szCs w:val="24"/>
        </w:rPr>
        <w:t>Finally, the output engine integrates descriptive information about the claim (and the CDD, where appropriate) and formats the data in accordance with the user</w:t>
      </w:r>
      <w:ins w:id="404" w:author="Evan Weber" w:date="2016-11-28T13:24:00Z">
        <w:r w:rsidR="00906392">
          <w:rPr>
            <w:rFonts w:cs="Times New Roman"/>
            <w:szCs w:val="24"/>
          </w:rPr>
          <w:t>’</w:t>
        </w:r>
      </w:ins>
      <w:r w:rsidRPr="006B045F">
        <w:rPr>
          <w:rFonts w:cs="Times New Roman"/>
          <w:szCs w:val="24"/>
        </w:rPr>
        <w:t>s selection.</w:t>
      </w:r>
    </w:p>
    <w:p w14:paraId="3FA5B384" w14:textId="77777777" w:rsidR="008F5074" w:rsidRPr="008F5074" w:rsidRDefault="00281A46" w:rsidP="003A0FD6">
      <w:pPr>
        <w:pStyle w:val="Heading1"/>
      </w:pPr>
      <w:bookmarkStart w:id="405" w:name="_Toc468094192"/>
      <w:r>
        <w:lastRenderedPageBreak/>
        <w:t xml:space="preserve">Section </w:t>
      </w:r>
      <w:r w:rsidR="00AA7452">
        <w:t>4</w:t>
      </w:r>
      <w:r>
        <w:t xml:space="preserve">: </w:t>
      </w:r>
      <w:r w:rsidR="008E4C26">
        <w:t>Data Requirements</w:t>
      </w:r>
      <w:bookmarkEnd w:id="405"/>
    </w:p>
    <w:p w14:paraId="52E4A711" w14:textId="77777777" w:rsidR="008215F9" w:rsidRDefault="00B512F5" w:rsidP="003A0FD6">
      <w:pPr>
        <w:pStyle w:val="Heading2"/>
      </w:pPr>
      <w:bookmarkStart w:id="406" w:name="_Toc468094193"/>
      <w:r w:rsidRPr="000278C5">
        <w:t>Data Source and Structure</w:t>
      </w:r>
      <w:r w:rsidR="00E5642D" w:rsidRPr="000278C5">
        <w:t xml:space="preserve"> Overview</w:t>
      </w:r>
      <w:bookmarkEnd w:id="406"/>
    </w:p>
    <w:p w14:paraId="28EA2865" w14:textId="46D7CE8D" w:rsidR="00802673" w:rsidRDefault="00802673" w:rsidP="00802673">
      <w:pPr>
        <w:spacing w:after="0" w:line="480" w:lineRule="auto"/>
        <w:rPr>
          <w:rFonts w:cs="Times New Roman"/>
          <w:szCs w:val="24"/>
        </w:rPr>
      </w:pPr>
      <w:r w:rsidRPr="006B045F">
        <w:rPr>
          <w:rFonts w:cs="Times New Roman"/>
          <w:szCs w:val="24"/>
        </w:rPr>
        <w:t>As stated previously, the data used to produce the BCDS</w:t>
      </w:r>
      <w:ins w:id="407" w:author="Evan Weber" w:date="2016-11-28T13:25:00Z">
        <w:r w:rsidR="00906392">
          <w:rPr>
            <w:rFonts w:cs="Times New Roman"/>
            <w:szCs w:val="24"/>
          </w:rPr>
          <w:t>S</w:t>
        </w:r>
      </w:ins>
      <w:r w:rsidRPr="006B045F">
        <w:rPr>
          <w:rFonts w:cs="Times New Roman"/>
          <w:szCs w:val="24"/>
        </w:rPr>
        <w:t xml:space="preserve"> </w:t>
      </w:r>
      <w:r w:rsidR="00F05CD1">
        <w:rPr>
          <w:rFonts w:cs="Times New Roman"/>
          <w:szCs w:val="24"/>
        </w:rPr>
        <w:t>General Hearing Loss Model (003</w:t>
      </w:r>
      <w:r w:rsidRPr="006B045F">
        <w:rPr>
          <w:rFonts w:cs="Times New Roman"/>
          <w:szCs w:val="24"/>
        </w:rPr>
        <w:t xml:space="preserve">) was the same data provided to MITRE to support its analysis. </w:t>
      </w:r>
      <w:del w:id="408" w:author="Evan Weber" w:date="2016-11-28T13:25:00Z">
        <w:r w:rsidRPr="006B045F" w:rsidDel="00906392">
          <w:rPr>
            <w:rFonts w:cs="Times New Roman"/>
            <w:szCs w:val="24"/>
          </w:rPr>
          <w:delText xml:space="preserve"> </w:delText>
        </w:r>
      </w:del>
      <w:r w:rsidRPr="006B045F">
        <w:rPr>
          <w:rFonts w:cs="Times New Roman"/>
          <w:szCs w:val="24"/>
        </w:rPr>
        <w:t>This data</w:t>
      </w:r>
      <w:del w:id="409" w:author="Evan Weber" w:date="2016-11-28T13:25:00Z">
        <w:r w:rsidRPr="006B045F" w:rsidDel="00906392">
          <w:rPr>
            <w:rFonts w:cs="Times New Roman"/>
            <w:szCs w:val="24"/>
          </w:rPr>
          <w:delText xml:space="preserve"> </w:delText>
        </w:r>
      </w:del>
      <w:r w:rsidRPr="006B045F">
        <w:rPr>
          <w:rFonts w:cs="Times New Roman"/>
          <w:szCs w:val="24"/>
        </w:rPr>
        <w:t xml:space="preserve">base was provided by VBA’s Office </w:t>
      </w:r>
      <w:ins w:id="410" w:author="Evan Weber" w:date="2016-11-28T13:25:00Z">
        <w:r w:rsidR="00906392">
          <w:rPr>
            <w:rFonts w:cs="Times New Roman"/>
            <w:szCs w:val="24"/>
          </w:rPr>
          <w:t xml:space="preserve">of </w:t>
        </w:r>
      </w:ins>
      <w:r w:rsidRPr="006B045F">
        <w:rPr>
          <w:rFonts w:cs="Times New Roman"/>
          <w:szCs w:val="24"/>
        </w:rPr>
        <w:t xml:space="preserve">Performance Analysis and Integrity (PA&amp;I) on December 12, 2016. </w:t>
      </w:r>
      <w:del w:id="411" w:author="Evan Weber" w:date="2016-11-28T13:25:00Z">
        <w:r w:rsidRPr="006B045F" w:rsidDel="00906392">
          <w:rPr>
            <w:rFonts w:cs="Times New Roman"/>
            <w:szCs w:val="24"/>
          </w:rPr>
          <w:delText xml:space="preserve"> </w:delText>
        </w:r>
      </w:del>
      <w:r w:rsidRPr="006B045F">
        <w:rPr>
          <w:rFonts w:cs="Times New Roman"/>
          <w:szCs w:val="24"/>
        </w:rPr>
        <w:t>The data was composed of over 41 million claim</w:t>
      </w:r>
      <w:ins w:id="412" w:author="Evan Weber" w:date="2016-11-28T13:25:00Z">
        <w:r w:rsidR="00906392">
          <w:rPr>
            <w:rFonts w:cs="Times New Roman"/>
            <w:szCs w:val="24"/>
          </w:rPr>
          <w:t>s</w:t>
        </w:r>
      </w:ins>
      <w:r w:rsidRPr="006B045F">
        <w:rPr>
          <w:rFonts w:cs="Times New Roman"/>
          <w:szCs w:val="24"/>
        </w:rPr>
        <w:t xml:space="preserve"> processing transactions under various end-products in eight tables. </w:t>
      </w:r>
      <w:del w:id="413" w:author="Evan Weber" w:date="2016-11-28T13:25:00Z">
        <w:r w:rsidRPr="006B045F" w:rsidDel="00906392">
          <w:rPr>
            <w:rFonts w:cs="Times New Roman"/>
            <w:szCs w:val="24"/>
          </w:rPr>
          <w:delText xml:space="preserve"> </w:delText>
        </w:r>
      </w:del>
      <w:r w:rsidRPr="006B045F">
        <w:rPr>
          <w:rFonts w:cs="Times New Roman"/>
          <w:szCs w:val="24"/>
        </w:rPr>
        <w:t>Of these, three contain the bulk of relevant data: Rating_Corp_Claim containing claim specific information, Rating_Decision containing claimant decision data, and Rating_Decision_Spec_Issue containing rating decision data.</w:t>
      </w:r>
      <w:r>
        <w:rPr>
          <w:rFonts w:cs="Times New Roman"/>
          <w:szCs w:val="24"/>
        </w:rPr>
        <w:t xml:space="preserve">  </w:t>
      </w:r>
    </w:p>
    <w:p w14:paraId="3A1C6FC7" w14:textId="77777777" w:rsidR="00B512F5" w:rsidRPr="00DE241F" w:rsidRDefault="003F5183" w:rsidP="003A0FD6">
      <w:pPr>
        <w:pStyle w:val="Heading2"/>
      </w:pPr>
      <w:bookmarkStart w:id="414" w:name="_Toc468094194"/>
      <w:r w:rsidRPr="00DE241F">
        <w:t xml:space="preserve">BCDS </w:t>
      </w:r>
      <w:r w:rsidR="00F05CD1">
        <w:t>General Hearing Loss Model Data</w:t>
      </w:r>
      <w:r w:rsidR="00B512F5" w:rsidRPr="00DE241F">
        <w:t xml:space="preserve"> Segmentation</w:t>
      </w:r>
      <w:bookmarkEnd w:id="414"/>
      <w:r w:rsidR="00B512F5" w:rsidRPr="00DE241F">
        <w:t xml:space="preserve"> </w:t>
      </w:r>
    </w:p>
    <w:p w14:paraId="6FF8EAE6" w14:textId="444A1750" w:rsidR="00B31B72" w:rsidRPr="00B31B72" w:rsidRDefault="006B045F" w:rsidP="00F05CD1">
      <w:pPr>
        <w:spacing w:after="0" w:line="480" w:lineRule="auto"/>
        <w:rPr>
          <w:rFonts w:cs="Times New Roman"/>
          <w:b/>
          <w:i/>
          <w:szCs w:val="24"/>
        </w:rPr>
      </w:pPr>
      <w:r w:rsidRPr="006B045F">
        <w:rPr>
          <w:rFonts w:cs="Times New Roman"/>
          <w:szCs w:val="24"/>
        </w:rPr>
        <w:t>The traditional method for developing predictive models is to segment data that will form the basis of the analysis</w:t>
      </w:r>
      <w:del w:id="415" w:author="Evan Weber" w:date="2016-11-28T13:26:00Z">
        <w:r w:rsidRPr="006B045F" w:rsidDel="00906392">
          <w:rPr>
            <w:rFonts w:cs="Times New Roman"/>
            <w:szCs w:val="24"/>
          </w:rPr>
          <w:delText>;</w:delText>
        </w:r>
      </w:del>
      <w:ins w:id="416" w:author="Evan Weber" w:date="2016-11-28T13:26:00Z">
        <w:r w:rsidR="00906392">
          <w:rPr>
            <w:rFonts w:cs="Times New Roman"/>
            <w:szCs w:val="24"/>
          </w:rPr>
          <w:t xml:space="preserve"> by</w:t>
        </w:r>
      </w:ins>
      <w:r w:rsidRPr="006B045F">
        <w:rPr>
          <w:rFonts w:cs="Times New Roman"/>
          <w:szCs w:val="24"/>
        </w:rPr>
        <w:t xml:space="preserve"> defining one subset for model development and reserving a second subset for testing and model analysis. </w:t>
      </w:r>
      <w:r w:rsidR="00F05CD1">
        <w:rPr>
          <w:rFonts w:cs="Times New Roman"/>
          <w:szCs w:val="24"/>
        </w:rPr>
        <w:t xml:space="preserve"> </w:t>
      </w:r>
      <w:r w:rsidR="00F05CD1" w:rsidRPr="00F05CD1">
        <w:rPr>
          <w:rFonts w:cs="Times New Roman"/>
          <w:b/>
          <w:color w:val="FF0000"/>
          <w:szCs w:val="24"/>
        </w:rPr>
        <w:t>213,342</w:t>
      </w:r>
      <w:r w:rsidR="00F05CD1" w:rsidRPr="00F05CD1">
        <w:rPr>
          <w:rFonts w:cs="Times New Roman"/>
          <w:color w:val="FF0000"/>
          <w:szCs w:val="24"/>
        </w:rPr>
        <w:t xml:space="preserve"> </w:t>
      </w:r>
      <w:r w:rsidR="00F05CD1">
        <w:rPr>
          <w:rFonts w:cs="Times New Roman"/>
          <w:szCs w:val="24"/>
        </w:rPr>
        <w:t xml:space="preserve">eligible claims were segmented and used to develop and optimize the initial General Hearing Loss model. </w:t>
      </w:r>
      <w:ins w:id="417" w:author="Evan Weber" w:date="2016-11-28T13:26:00Z">
        <w:r w:rsidR="00906392">
          <w:rPr>
            <w:rFonts w:cs="Times New Roman"/>
            <w:szCs w:val="24"/>
          </w:rPr>
          <w:t>The BCDSS te</w:t>
        </w:r>
      </w:ins>
      <w:ins w:id="418" w:author="Evan Weber" w:date="2016-11-28T13:27:00Z">
        <w:r w:rsidR="00906392">
          <w:rPr>
            <w:rFonts w:cs="Times New Roman"/>
            <w:szCs w:val="24"/>
          </w:rPr>
          <w:t>a</w:t>
        </w:r>
      </w:ins>
      <w:ins w:id="419" w:author="Evan Weber" w:date="2016-11-28T13:26:00Z">
        <w:r w:rsidR="00906392">
          <w:rPr>
            <w:rFonts w:cs="Times New Roman"/>
            <w:szCs w:val="24"/>
          </w:rPr>
          <w:t xml:space="preserve">m </w:t>
        </w:r>
      </w:ins>
      <w:ins w:id="420" w:author="Evan Weber" w:date="2016-11-28T13:27:00Z">
        <w:r w:rsidR="00906392">
          <w:rPr>
            <w:rFonts w:cs="Times New Roman"/>
            <w:szCs w:val="24"/>
          </w:rPr>
          <w:t xml:space="preserve">segmented </w:t>
        </w:r>
      </w:ins>
      <w:del w:id="421" w:author="Evan Weber" w:date="2016-11-28T13:26:00Z">
        <w:r w:rsidR="00F05CD1" w:rsidDel="00906392">
          <w:rPr>
            <w:rFonts w:cs="Times New Roman"/>
            <w:szCs w:val="24"/>
          </w:rPr>
          <w:delText xml:space="preserve">  </w:delText>
        </w:r>
      </w:del>
      <w:del w:id="422" w:author="Evan Weber" w:date="2016-11-28T13:27:00Z">
        <w:r w:rsidR="00F05CD1" w:rsidDel="00906392">
          <w:rPr>
            <w:rFonts w:cs="Times New Roman"/>
            <w:szCs w:val="24"/>
          </w:rPr>
          <w:delText>T</w:delText>
        </w:r>
      </w:del>
      <w:ins w:id="423" w:author="Evan Weber" w:date="2016-11-28T13:27:00Z">
        <w:r w:rsidR="00906392">
          <w:rPr>
            <w:rFonts w:cs="Times New Roman"/>
            <w:szCs w:val="24"/>
          </w:rPr>
          <w:t>t</w:t>
        </w:r>
      </w:ins>
      <w:r w:rsidR="00F05CD1">
        <w:rPr>
          <w:rFonts w:cs="Times New Roman"/>
          <w:szCs w:val="24"/>
        </w:rPr>
        <w:t xml:space="preserve">hese claims </w:t>
      </w:r>
      <w:del w:id="424" w:author="Evan Weber" w:date="2016-11-28T13:27:00Z">
        <w:r w:rsidR="00F05CD1" w:rsidDel="00906392">
          <w:rPr>
            <w:rFonts w:cs="Times New Roman"/>
            <w:szCs w:val="24"/>
          </w:rPr>
          <w:delText xml:space="preserve">were segmented </w:delText>
        </w:r>
      </w:del>
      <w:r w:rsidR="00F05CD1">
        <w:rPr>
          <w:rFonts w:cs="Times New Roman"/>
          <w:szCs w:val="24"/>
        </w:rPr>
        <w:t>based on the presence of at least one hearing loss</w:t>
      </w:r>
      <w:ins w:id="425" w:author="Evan Weber" w:date="2016-11-28T13:27:00Z">
        <w:r w:rsidR="00906392">
          <w:rPr>
            <w:rFonts w:cs="Times New Roman"/>
            <w:szCs w:val="24"/>
          </w:rPr>
          <w:t>-</w:t>
        </w:r>
      </w:ins>
      <w:del w:id="426" w:author="Evan Weber" w:date="2016-11-28T13:27:00Z">
        <w:r w:rsidR="00F05CD1" w:rsidDel="00906392">
          <w:rPr>
            <w:rFonts w:cs="Times New Roman"/>
            <w:szCs w:val="24"/>
          </w:rPr>
          <w:delText xml:space="preserve"> </w:delText>
        </w:r>
      </w:del>
      <w:r w:rsidR="00F05CD1">
        <w:rPr>
          <w:rFonts w:cs="Times New Roman"/>
          <w:szCs w:val="24"/>
        </w:rPr>
        <w:t>related contention (</w:t>
      </w:r>
      <w:r w:rsidRPr="006B045F">
        <w:rPr>
          <w:rFonts w:cs="Times New Roman"/>
          <w:szCs w:val="24"/>
        </w:rPr>
        <w:t xml:space="preserve">Contention Classification Codes </w:t>
      </w:r>
      <w:r w:rsidR="00F05CD1">
        <w:rPr>
          <w:rFonts w:cs="Times New Roman"/>
          <w:szCs w:val="24"/>
        </w:rPr>
        <w:t>3140, 3150, 2200 or 4700</w:t>
      </w:r>
      <w:r w:rsidRPr="006B045F">
        <w:rPr>
          <w:rFonts w:cs="Times New Roman"/>
          <w:szCs w:val="24"/>
        </w:rPr>
        <w:t>)</w:t>
      </w:r>
      <w:del w:id="427" w:author="Evan Weber" w:date="2016-11-28T13:28:00Z">
        <w:r w:rsidRPr="006B045F" w:rsidDel="00584FD7">
          <w:rPr>
            <w:rFonts w:cs="Times New Roman"/>
            <w:szCs w:val="24"/>
          </w:rPr>
          <w:delText>, and</w:delText>
        </w:r>
      </w:del>
      <w:ins w:id="428" w:author="Evan Weber" w:date="2016-11-28T13:28:00Z">
        <w:r w:rsidR="00584FD7">
          <w:rPr>
            <w:rFonts w:cs="Times New Roman"/>
            <w:szCs w:val="24"/>
          </w:rPr>
          <w:t xml:space="preserve"> while</w:t>
        </w:r>
      </w:ins>
      <w:r w:rsidRPr="006B045F">
        <w:rPr>
          <w:rFonts w:cs="Times New Roman"/>
          <w:szCs w:val="24"/>
        </w:rPr>
        <w:t xml:space="preserve"> at least one eligible ear</w:t>
      </w:r>
      <w:ins w:id="429" w:author="Evan Weber" w:date="2016-11-28T13:27:00Z">
        <w:r w:rsidR="00906392">
          <w:rPr>
            <w:rFonts w:cs="Times New Roman"/>
            <w:szCs w:val="24"/>
          </w:rPr>
          <w:t>-</w:t>
        </w:r>
      </w:ins>
      <w:del w:id="430" w:author="Evan Weber" w:date="2016-11-28T13:27:00Z">
        <w:r w:rsidRPr="006B045F" w:rsidDel="00906392">
          <w:rPr>
            <w:rFonts w:cs="Times New Roman"/>
            <w:szCs w:val="24"/>
          </w:rPr>
          <w:delText xml:space="preserve"> </w:delText>
        </w:r>
      </w:del>
      <w:r w:rsidRPr="006B045F">
        <w:rPr>
          <w:rFonts w:cs="Times New Roman"/>
          <w:szCs w:val="24"/>
        </w:rPr>
        <w:t xml:space="preserve">related issue must </w:t>
      </w:r>
      <w:del w:id="431" w:author="Evan Weber" w:date="2016-11-28T13:28:00Z">
        <w:r w:rsidRPr="006B045F" w:rsidDel="00584FD7">
          <w:rPr>
            <w:rFonts w:cs="Times New Roman"/>
            <w:szCs w:val="24"/>
          </w:rPr>
          <w:delText xml:space="preserve">have been found to </w:delText>
        </w:r>
      </w:del>
      <w:r w:rsidRPr="006B045F">
        <w:rPr>
          <w:rFonts w:cs="Times New Roman"/>
          <w:szCs w:val="24"/>
        </w:rPr>
        <w:t>be service</w:t>
      </w:r>
      <w:ins w:id="432" w:author="Evan Weber" w:date="2016-11-28T13:27:00Z">
        <w:r w:rsidR="00906392">
          <w:rPr>
            <w:rFonts w:cs="Times New Roman"/>
            <w:szCs w:val="24"/>
          </w:rPr>
          <w:t>-</w:t>
        </w:r>
      </w:ins>
      <w:del w:id="433" w:author="Evan Weber" w:date="2016-11-28T13:27:00Z">
        <w:r w:rsidRPr="006B045F" w:rsidDel="00906392">
          <w:rPr>
            <w:rFonts w:cs="Times New Roman"/>
            <w:szCs w:val="24"/>
          </w:rPr>
          <w:delText xml:space="preserve"> </w:delText>
        </w:r>
      </w:del>
      <w:r w:rsidRPr="006B045F">
        <w:rPr>
          <w:rFonts w:cs="Times New Roman"/>
          <w:szCs w:val="24"/>
        </w:rPr>
        <w:t xml:space="preserve">connected and a rating promulgated within a previously adjudicated claim for benefits.  </w:t>
      </w:r>
    </w:p>
    <w:p w14:paraId="3B586FF1" w14:textId="77777777" w:rsidR="00A94AC9" w:rsidRDefault="00281A46" w:rsidP="003A0FD6">
      <w:pPr>
        <w:pStyle w:val="Heading1"/>
      </w:pPr>
      <w:bookmarkStart w:id="434" w:name="_Toc468094195"/>
      <w:r>
        <w:lastRenderedPageBreak/>
        <w:t xml:space="preserve">Section </w:t>
      </w:r>
      <w:r w:rsidR="005B1A58">
        <w:t>5</w:t>
      </w:r>
      <w:r>
        <w:t xml:space="preserve">: Model </w:t>
      </w:r>
      <w:r w:rsidR="008E4C26">
        <w:t xml:space="preserve">Development </w:t>
      </w:r>
      <w:r>
        <w:t>and Optimization</w:t>
      </w:r>
      <w:bookmarkEnd w:id="434"/>
    </w:p>
    <w:p w14:paraId="4ACB4A17" w14:textId="77777777" w:rsidR="00802673" w:rsidRDefault="005B1A58" w:rsidP="00802673">
      <w:pPr>
        <w:pStyle w:val="Heading2"/>
      </w:pPr>
      <w:bookmarkStart w:id="435" w:name="_Toc448223072"/>
      <w:bookmarkStart w:id="436" w:name="_Toc468094196"/>
      <w:r>
        <w:t>General Hearing Loss</w:t>
      </w:r>
      <w:r w:rsidR="00802673">
        <w:t xml:space="preserve"> </w:t>
      </w:r>
      <w:r w:rsidR="00802673" w:rsidRPr="00B50A45">
        <w:t>Model Performance Targets</w:t>
      </w:r>
      <w:bookmarkEnd w:id="435"/>
      <w:bookmarkEnd w:id="436"/>
      <w:r w:rsidR="00802673" w:rsidRPr="00B50A45">
        <w:t xml:space="preserve"> </w:t>
      </w:r>
    </w:p>
    <w:p w14:paraId="73E63084" w14:textId="26135C05" w:rsidR="00802673" w:rsidRDefault="005B1A58" w:rsidP="00802673">
      <w:pPr>
        <w:pStyle w:val="Heading2"/>
        <w:spacing w:line="480" w:lineRule="auto"/>
      </w:pPr>
      <w:bookmarkStart w:id="437" w:name="_Toc448223073"/>
      <w:bookmarkStart w:id="438" w:name="_Toc448224044"/>
      <w:bookmarkStart w:id="439" w:name="_Toc449638114"/>
      <w:bookmarkStart w:id="440" w:name="_Toc449638407"/>
      <w:bookmarkStart w:id="441" w:name="_Toc468094197"/>
      <w:r>
        <w:rPr>
          <w:rFonts w:ascii="Times New Roman" w:hAnsi="Times New Roman" w:cs="Times New Roman"/>
          <w:color w:val="000000" w:themeColor="text1"/>
          <w:sz w:val="24"/>
          <w:szCs w:val="24"/>
        </w:rPr>
        <w:t>The original BCDS</w:t>
      </w:r>
      <w:ins w:id="442" w:author="Evan Weber" w:date="2016-11-28T13:29:00Z">
        <w:r w:rsidR="00584FD7">
          <w:rPr>
            <w:rFonts w:ascii="Times New Roman" w:hAnsi="Times New Roman" w:cs="Times New Roman"/>
            <w:color w:val="000000" w:themeColor="text1"/>
            <w:sz w:val="24"/>
            <w:szCs w:val="24"/>
          </w:rPr>
          <w:t>S</w:t>
        </w:r>
      </w:ins>
      <w:r>
        <w:rPr>
          <w:rFonts w:ascii="Times New Roman" w:hAnsi="Times New Roman" w:cs="Times New Roman"/>
          <w:color w:val="000000" w:themeColor="text1"/>
          <w:sz w:val="24"/>
          <w:szCs w:val="24"/>
        </w:rPr>
        <w:t xml:space="preserve"> Ear Model</w:t>
      </w:r>
      <w:r w:rsidR="001133F4">
        <w:rPr>
          <w:rFonts w:ascii="Times New Roman" w:hAnsi="Times New Roman" w:cs="Times New Roman"/>
          <w:color w:val="000000" w:themeColor="text1"/>
          <w:sz w:val="24"/>
          <w:szCs w:val="24"/>
        </w:rPr>
        <w:t xml:space="preserve"> demonstrated that the </w:t>
      </w:r>
      <w:del w:id="443" w:author="Evan Weber" w:date="2016-11-28T13:29:00Z">
        <w:r w:rsidR="001133F4" w:rsidDel="00584FD7">
          <w:rPr>
            <w:rFonts w:ascii="Times New Roman" w:hAnsi="Times New Roman" w:cs="Times New Roman"/>
            <w:color w:val="000000" w:themeColor="text1"/>
            <w:sz w:val="24"/>
            <w:szCs w:val="24"/>
          </w:rPr>
          <w:delText>c</w:delText>
        </w:r>
      </w:del>
      <w:ins w:id="444" w:author="Evan Weber" w:date="2016-11-28T13:29:00Z">
        <w:r w:rsidR="00584FD7">
          <w:rPr>
            <w:rFonts w:ascii="Times New Roman" w:hAnsi="Times New Roman" w:cs="Times New Roman"/>
            <w:color w:val="000000" w:themeColor="text1"/>
            <w:sz w:val="24"/>
            <w:szCs w:val="24"/>
          </w:rPr>
          <w:t>C</w:t>
        </w:r>
      </w:ins>
      <w:r w:rsidR="001133F4">
        <w:rPr>
          <w:rFonts w:ascii="Times New Roman" w:hAnsi="Times New Roman" w:cs="Times New Roman"/>
          <w:color w:val="000000" w:themeColor="text1"/>
          <w:sz w:val="24"/>
          <w:szCs w:val="24"/>
        </w:rPr>
        <w:t xml:space="preserve">ombined </w:t>
      </w:r>
      <w:del w:id="445" w:author="Evan Weber" w:date="2016-11-28T13:29:00Z">
        <w:r w:rsidR="001133F4" w:rsidDel="00584FD7">
          <w:rPr>
            <w:rFonts w:ascii="Times New Roman" w:hAnsi="Times New Roman" w:cs="Times New Roman"/>
            <w:color w:val="000000" w:themeColor="text1"/>
            <w:sz w:val="24"/>
            <w:szCs w:val="24"/>
          </w:rPr>
          <w:delText>d</w:delText>
        </w:r>
      </w:del>
      <w:ins w:id="446" w:author="Evan Weber" w:date="2016-11-28T13:29:00Z">
        <w:r w:rsidR="00584FD7">
          <w:rPr>
            <w:rFonts w:ascii="Times New Roman" w:hAnsi="Times New Roman" w:cs="Times New Roman"/>
            <w:color w:val="000000" w:themeColor="text1"/>
            <w:sz w:val="24"/>
            <w:szCs w:val="24"/>
          </w:rPr>
          <w:t>D</w:t>
        </w:r>
      </w:ins>
      <w:r w:rsidR="001133F4">
        <w:rPr>
          <w:rFonts w:ascii="Times New Roman" w:hAnsi="Times New Roman" w:cs="Times New Roman"/>
          <w:color w:val="000000" w:themeColor="text1"/>
          <w:sz w:val="24"/>
          <w:szCs w:val="24"/>
        </w:rPr>
        <w:t xml:space="preserve">isability </w:t>
      </w:r>
      <w:del w:id="447" w:author="Evan Weber" w:date="2016-11-28T13:29:00Z">
        <w:r w:rsidR="001133F4" w:rsidDel="00584FD7">
          <w:rPr>
            <w:rFonts w:ascii="Times New Roman" w:hAnsi="Times New Roman" w:cs="Times New Roman"/>
            <w:color w:val="000000" w:themeColor="text1"/>
            <w:sz w:val="24"/>
            <w:szCs w:val="24"/>
          </w:rPr>
          <w:delText>d</w:delText>
        </w:r>
      </w:del>
      <w:ins w:id="448" w:author="Evan Weber" w:date="2016-11-28T13:29:00Z">
        <w:r w:rsidR="00584FD7">
          <w:rPr>
            <w:rFonts w:ascii="Times New Roman" w:hAnsi="Times New Roman" w:cs="Times New Roman"/>
            <w:color w:val="000000" w:themeColor="text1"/>
            <w:sz w:val="24"/>
            <w:szCs w:val="24"/>
          </w:rPr>
          <w:t>D</w:t>
        </w:r>
      </w:ins>
      <w:r w:rsidR="001133F4">
        <w:rPr>
          <w:rFonts w:ascii="Times New Roman" w:hAnsi="Times New Roman" w:cs="Times New Roman"/>
          <w:color w:val="000000" w:themeColor="text1"/>
          <w:sz w:val="24"/>
          <w:szCs w:val="24"/>
        </w:rPr>
        <w:t>etermination (CDD) for claims for ear</w:t>
      </w:r>
      <w:ins w:id="449" w:author="Evan Weber" w:date="2016-11-28T13:30:00Z">
        <w:r w:rsidR="00584FD7">
          <w:rPr>
            <w:rFonts w:ascii="Times New Roman" w:hAnsi="Times New Roman" w:cs="Times New Roman"/>
            <w:color w:val="000000" w:themeColor="text1"/>
            <w:sz w:val="24"/>
            <w:szCs w:val="24"/>
          </w:rPr>
          <w:t>-</w:t>
        </w:r>
      </w:ins>
      <w:del w:id="450" w:author="Evan Weber" w:date="2016-11-28T13:30:00Z">
        <w:r w:rsidR="001133F4" w:rsidDel="00584FD7">
          <w:rPr>
            <w:rFonts w:ascii="Times New Roman" w:hAnsi="Times New Roman" w:cs="Times New Roman"/>
            <w:color w:val="000000" w:themeColor="text1"/>
            <w:sz w:val="24"/>
            <w:szCs w:val="24"/>
          </w:rPr>
          <w:delText xml:space="preserve"> </w:delText>
        </w:r>
      </w:del>
      <w:r w:rsidR="001133F4">
        <w:rPr>
          <w:rFonts w:ascii="Times New Roman" w:hAnsi="Times New Roman" w:cs="Times New Roman"/>
          <w:color w:val="000000" w:themeColor="text1"/>
          <w:sz w:val="24"/>
          <w:szCs w:val="24"/>
        </w:rPr>
        <w:t xml:space="preserve">related </w:t>
      </w:r>
      <w:r w:rsidR="00802673" w:rsidRPr="00635F4C">
        <w:rPr>
          <w:rFonts w:ascii="Times New Roman" w:hAnsi="Times New Roman" w:cs="Times New Roman"/>
          <w:color w:val="000000" w:themeColor="text1"/>
          <w:sz w:val="24"/>
          <w:szCs w:val="24"/>
        </w:rPr>
        <w:t xml:space="preserve">conditions </w:t>
      </w:r>
      <w:del w:id="451" w:author="Evan Weber" w:date="2016-11-28T13:31:00Z">
        <w:r w:rsidR="001133F4" w:rsidDel="00584FD7">
          <w:rPr>
            <w:rFonts w:ascii="Times New Roman" w:hAnsi="Times New Roman" w:cs="Times New Roman"/>
            <w:color w:val="000000" w:themeColor="text1"/>
            <w:sz w:val="24"/>
            <w:szCs w:val="24"/>
          </w:rPr>
          <w:delText xml:space="preserve">can be </w:delText>
        </w:r>
        <w:r w:rsidR="00802673" w:rsidRPr="00635F4C" w:rsidDel="00584FD7">
          <w:rPr>
            <w:rFonts w:ascii="Times New Roman" w:hAnsi="Times New Roman" w:cs="Times New Roman"/>
            <w:color w:val="000000" w:themeColor="text1"/>
            <w:sz w:val="24"/>
            <w:szCs w:val="24"/>
          </w:rPr>
          <w:delText xml:space="preserve">determined </w:delText>
        </w:r>
        <w:r w:rsidR="001133F4" w:rsidDel="00584FD7">
          <w:rPr>
            <w:rFonts w:ascii="Times New Roman" w:hAnsi="Times New Roman" w:cs="Times New Roman"/>
            <w:color w:val="000000" w:themeColor="text1"/>
            <w:sz w:val="24"/>
            <w:szCs w:val="24"/>
          </w:rPr>
          <w:delText>at</w:delText>
        </w:r>
      </w:del>
      <w:ins w:id="452" w:author="Evan Weber" w:date="2016-11-28T13:31:00Z">
        <w:r w:rsidR="00584FD7">
          <w:rPr>
            <w:rFonts w:ascii="Times New Roman" w:hAnsi="Times New Roman" w:cs="Times New Roman"/>
            <w:color w:val="000000" w:themeColor="text1"/>
            <w:sz w:val="24"/>
            <w:szCs w:val="24"/>
          </w:rPr>
          <w:t>has</w:t>
        </w:r>
      </w:ins>
      <w:r w:rsidR="001133F4">
        <w:rPr>
          <w:rFonts w:ascii="Times New Roman" w:hAnsi="Times New Roman" w:cs="Times New Roman"/>
          <w:color w:val="000000" w:themeColor="text1"/>
          <w:sz w:val="24"/>
          <w:szCs w:val="24"/>
        </w:rPr>
        <w:t xml:space="preserve"> an accuracy rate of</w:t>
      </w:r>
      <w:r w:rsidR="00802673" w:rsidRPr="00635F4C">
        <w:rPr>
          <w:rFonts w:ascii="Times New Roman" w:hAnsi="Times New Roman" w:cs="Times New Roman"/>
          <w:color w:val="000000" w:themeColor="text1"/>
          <w:sz w:val="24"/>
          <w:szCs w:val="24"/>
        </w:rPr>
        <w:t xml:space="preserve"> </w:t>
      </w:r>
      <w:r w:rsidR="00802673">
        <w:rPr>
          <w:rFonts w:ascii="Times New Roman" w:hAnsi="Times New Roman" w:cs="Times New Roman"/>
          <w:b/>
          <w:color w:val="000000" w:themeColor="text1"/>
          <w:sz w:val="24"/>
          <w:szCs w:val="24"/>
        </w:rPr>
        <w:t>9</w:t>
      </w:r>
      <w:r w:rsidR="001133F4">
        <w:rPr>
          <w:rFonts w:ascii="Times New Roman" w:hAnsi="Times New Roman" w:cs="Times New Roman"/>
          <w:b/>
          <w:color w:val="000000" w:themeColor="text1"/>
          <w:sz w:val="24"/>
          <w:szCs w:val="24"/>
        </w:rPr>
        <w:t>4.38</w:t>
      </w:r>
      <w:r w:rsidR="00802673">
        <w:rPr>
          <w:rFonts w:ascii="Times New Roman" w:hAnsi="Times New Roman" w:cs="Times New Roman"/>
          <w:b/>
          <w:color w:val="000000" w:themeColor="text1"/>
          <w:sz w:val="24"/>
          <w:szCs w:val="24"/>
        </w:rPr>
        <w:t xml:space="preserve"> </w:t>
      </w:r>
      <w:r w:rsidR="00802673" w:rsidRPr="00C617EF">
        <w:rPr>
          <w:rFonts w:ascii="Times New Roman" w:hAnsi="Times New Roman" w:cs="Times New Roman"/>
          <w:b/>
          <w:color w:val="000000" w:themeColor="text1"/>
          <w:sz w:val="24"/>
          <w:szCs w:val="24"/>
        </w:rPr>
        <w:t>percent</w:t>
      </w:r>
      <w:r w:rsidR="00802673" w:rsidRPr="00635F4C">
        <w:rPr>
          <w:rFonts w:ascii="Times New Roman" w:hAnsi="Times New Roman" w:cs="Times New Roman"/>
          <w:color w:val="000000" w:themeColor="text1"/>
          <w:sz w:val="24"/>
          <w:szCs w:val="24"/>
        </w:rPr>
        <w:t xml:space="preserve">, and </w:t>
      </w:r>
      <w:r w:rsidR="00802673">
        <w:rPr>
          <w:rFonts w:ascii="Times New Roman" w:hAnsi="Times New Roman" w:cs="Times New Roman"/>
          <w:color w:val="000000" w:themeColor="text1"/>
          <w:sz w:val="24"/>
          <w:szCs w:val="24"/>
        </w:rPr>
        <w:t>can</w:t>
      </w:r>
      <w:r w:rsidR="00802673" w:rsidRPr="00635F4C">
        <w:rPr>
          <w:rFonts w:ascii="Times New Roman" w:hAnsi="Times New Roman" w:cs="Times New Roman"/>
          <w:color w:val="000000" w:themeColor="text1"/>
          <w:sz w:val="24"/>
          <w:szCs w:val="24"/>
        </w:rPr>
        <w:t xml:space="preserve"> do so for </w:t>
      </w:r>
      <w:r w:rsidR="001133F4">
        <w:rPr>
          <w:rFonts w:ascii="Times New Roman" w:hAnsi="Times New Roman" w:cs="Times New Roman"/>
          <w:color w:val="000000" w:themeColor="text1"/>
          <w:sz w:val="24"/>
          <w:szCs w:val="24"/>
        </w:rPr>
        <w:t xml:space="preserve">relevant </w:t>
      </w:r>
      <w:r w:rsidR="00802673" w:rsidRPr="00635F4C">
        <w:rPr>
          <w:rFonts w:ascii="Times New Roman" w:hAnsi="Times New Roman" w:cs="Times New Roman"/>
          <w:color w:val="000000" w:themeColor="text1"/>
          <w:sz w:val="24"/>
          <w:szCs w:val="24"/>
        </w:rPr>
        <w:t xml:space="preserve">issues contained within </w:t>
      </w:r>
      <w:r w:rsidR="001133F4">
        <w:rPr>
          <w:rFonts w:ascii="Times New Roman" w:hAnsi="Times New Roman" w:cs="Times New Roman"/>
          <w:b/>
          <w:color w:val="000000" w:themeColor="text1"/>
          <w:sz w:val="24"/>
          <w:szCs w:val="24"/>
        </w:rPr>
        <w:t>60.81</w:t>
      </w:r>
      <w:r w:rsidR="00802673" w:rsidRPr="00C617EF">
        <w:rPr>
          <w:rFonts w:ascii="Times New Roman" w:hAnsi="Times New Roman" w:cs="Times New Roman"/>
          <w:b/>
          <w:color w:val="000000" w:themeColor="text1"/>
          <w:sz w:val="24"/>
          <w:szCs w:val="24"/>
        </w:rPr>
        <w:t xml:space="preserve"> percent</w:t>
      </w:r>
      <w:r w:rsidR="00802673" w:rsidRPr="00635F4C">
        <w:rPr>
          <w:rFonts w:ascii="Times New Roman" w:hAnsi="Times New Roman" w:cs="Times New Roman"/>
          <w:color w:val="000000" w:themeColor="text1"/>
          <w:sz w:val="24"/>
          <w:szCs w:val="24"/>
        </w:rPr>
        <w:t xml:space="preserve"> of eligible </w:t>
      </w:r>
      <w:r w:rsidR="001133F4">
        <w:rPr>
          <w:rFonts w:ascii="Times New Roman" w:hAnsi="Times New Roman" w:cs="Times New Roman"/>
          <w:color w:val="000000" w:themeColor="text1"/>
          <w:sz w:val="24"/>
          <w:szCs w:val="24"/>
        </w:rPr>
        <w:t xml:space="preserve">supplemental </w:t>
      </w:r>
      <w:r w:rsidR="00802673" w:rsidRPr="00635F4C">
        <w:rPr>
          <w:rFonts w:ascii="Times New Roman" w:hAnsi="Times New Roman" w:cs="Times New Roman"/>
          <w:color w:val="000000" w:themeColor="text1"/>
          <w:sz w:val="24"/>
          <w:szCs w:val="24"/>
        </w:rPr>
        <w:t xml:space="preserve">claims. </w:t>
      </w:r>
      <w:del w:id="453" w:author="Evan Weber" w:date="2016-11-28T13:30:00Z">
        <w:r w:rsidR="00802673" w:rsidRPr="00635F4C" w:rsidDel="00584FD7">
          <w:rPr>
            <w:rFonts w:ascii="Times New Roman" w:hAnsi="Times New Roman" w:cs="Times New Roman"/>
            <w:color w:val="000000" w:themeColor="text1"/>
            <w:sz w:val="24"/>
            <w:szCs w:val="24"/>
          </w:rPr>
          <w:delText xml:space="preserve"> </w:delText>
        </w:r>
      </w:del>
      <w:r w:rsidR="00802673" w:rsidRPr="00635F4C">
        <w:rPr>
          <w:rFonts w:ascii="Times New Roman" w:hAnsi="Times New Roman" w:cs="Times New Roman"/>
          <w:color w:val="000000" w:themeColor="text1"/>
          <w:sz w:val="24"/>
          <w:szCs w:val="24"/>
        </w:rPr>
        <w:t>This performance parameter</w:t>
      </w:r>
      <w:r w:rsidR="00802673">
        <w:rPr>
          <w:rFonts w:ascii="Times New Roman" w:hAnsi="Times New Roman" w:cs="Times New Roman"/>
          <w:color w:val="000000" w:themeColor="text1"/>
          <w:sz w:val="24"/>
          <w:szCs w:val="24"/>
        </w:rPr>
        <w:t xml:space="preserve">, </w:t>
      </w:r>
      <w:r w:rsidR="00802673" w:rsidRPr="00635F4C">
        <w:rPr>
          <w:rFonts w:ascii="Times New Roman" w:hAnsi="Times New Roman" w:cs="Times New Roman"/>
          <w:color w:val="000000" w:themeColor="text1"/>
          <w:sz w:val="24"/>
          <w:szCs w:val="24"/>
        </w:rPr>
        <w:t xml:space="preserve">stated as </w:t>
      </w:r>
      <w:r w:rsidR="001133F4">
        <w:rPr>
          <w:rFonts w:ascii="Times New Roman" w:hAnsi="Times New Roman" w:cs="Times New Roman"/>
          <w:color w:val="000000" w:themeColor="text1"/>
          <w:sz w:val="24"/>
          <w:szCs w:val="24"/>
        </w:rPr>
        <w:t>61</w:t>
      </w:r>
      <w:r w:rsidR="00802673" w:rsidRPr="00635F4C">
        <w:rPr>
          <w:rFonts w:ascii="Times New Roman" w:hAnsi="Times New Roman" w:cs="Times New Roman"/>
          <w:color w:val="000000" w:themeColor="text1"/>
          <w:sz w:val="24"/>
          <w:szCs w:val="24"/>
        </w:rPr>
        <w:t xml:space="preserve">% throughput at </w:t>
      </w:r>
      <w:r w:rsidR="001133F4">
        <w:rPr>
          <w:rFonts w:ascii="Times New Roman" w:hAnsi="Times New Roman" w:cs="Times New Roman"/>
          <w:color w:val="000000" w:themeColor="text1"/>
          <w:sz w:val="24"/>
          <w:szCs w:val="24"/>
        </w:rPr>
        <w:t>94</w:t>
      </w:r>
      <w:r w:rsidR="00802673" w:rsidRPr="00635F4C">
        <w:rPr>
          <w:rFonts w:ascii="Times New Roman" w:hAnsi="Times New Roman" w:cs="Times New Roman"/>
          <w:color w:val="000000" w:themeColor="text1"/>
          <w:sz w:val="24"/>
          <w:szCs w:val="24"/>
        </w:rPr>
        <w:t>% accuracy</w:t>
      </w:r>
      <w:r w:rsidR="00802673">
        <w:rPr>
          <w:rFonts w:ascii="Times New Roman" w:hAnsi="Times New Roman" w:cs="Times New Roman"/>
          <w:color w:val="000000" w:themeColor="text1"/>
          <w:sz w:val="24"/>
          <w:szCs w:val="24"/>
        </w:rPr>
        <w:t>, is applicable to the BCD</w:t>
      </w:r>
      <w:ins w:id="454" w:author="Evan Weber" w:date="2016-11-28T13:30:00Z">
        <w:r w:rsidR="00584FD7">
          <w:rPr>
            <w:rFonts w:ascii="Times New Roman" w:hAnsi="Times New Roman" w:cs="Times New Roman"/>
            <w:color w:val="000000" w:themeColor="text1"/>
            <w:sz w:val="24"/>
            <w:szCs w:val="24"/>
          </w:rPr>
          <w:t>S</w:t>
        </w:r>
      </w:ins>
      <w:r w:rsidR="00802673">
        <w:rPr>
          <w:rFonts w:ascii="Times New Roman" w:hAnsi="Times New Roman" w:cs="Times New Roman"/>
          <w:color w:val="000000" w:themeColor="text1"/>
          <w:sz w:val="24"/>
          <w:szCs w:val="24"/>
        </w:rPr>
        <w:t xml:space="preserve">S </w:t>
      </w:r>
      <w:r w:rsidR="001133F4">
        <w:rPr>
          <w:rFonts w:ascii="Times New Roman" w:hAnsi="Times New Roman" w:cs="Times New Roman"/>
          <w:color w:val="000000" w:themeColor="text1"/>
          <w:sz w:val="24"/>
          <w:szCs w:val="24"/>
        </w:rPr>
        <w:t>General Hearing Loss</w:t>
      </w:r>
      <w:r w:rsidR="00802673">
        <w:rPr>
          <w:rFonts w:ascii="Times New Roman" w:hAnsi="Times New Roman" w:cs="Times New Roman"/>
          <w:color w:val="000000" w:themeColor="text1"/>
          <w:sz w:val="24"/>
          <w:szCs w:val="24"/>
        </w:rPr>
        <w:t xml:space="preserve"> Model</w:t>
      </w:r>
      <w:r w:rsidR="00802673" w:rsidRPr="00635F4C">
        <w:rPr>
          <w:rFonts w:ascii="Times New Roman" w:hAnsi="Times New Roman" w:cs="Times New Roman"/>
          <w:color w:val="000000" w:themeColor="text1"/>
          <w:sz w:val="24"/>
          <w:szCs w:val="24"/>
        </w:rPr>
        <w:t>.</w:t>
      </w:r>
      <w:bookmarkEnd w:id="437"/>
      <w:bookmarkEnd w:id="438"/>
      <w:bookmarkEnd w:id="439"/>
      <w:bookmarkEnd w:id="440"/>
      <w:bookmarkEnd w:id="441"/>
      <w:r w:rsidR="00802673">
        <w:rPr>
          <w:rFonts w:ascii="Times New Roman" w:hAnsi="Times New Roman" w:cs="Times New Roman"/>
          <w:color w:val="000000" w:themeColor="text1"/>
          <w:sz w:val="24"/>
          <w:szCs w:val="24"/>
        </w:rPr>
        <w:t xml:space="preserve">  </w:t>
      </w:r>
    </w:p>
    <w:p w14:paraId="60E021D3" w14:textId="696D21F1" w:rsidR="00802673" w:rsidDel="00584FD7" w:rsidRDefault="00802673" w:rsidP="003A0FD6">
      <w:pPr>
        <w:pStyle w:val="Heading2"/>
        <w:rPr>
          <w:del w:id="455" w:author="Evan Weber" w:date="2016-11-28T13:29:00Z"/>
        </w:rPr>
      </w:pPr>
    </w:p>
    <w:p w14:paraId="117E8ED2" w14:textId="77777777" w:rsidR="004324F0" w:rsidRPr="004324F0" w:rsidRDefault="001133F4" w:rsidP="003A0FD6">
      <w:pPr>
        <w:pStyle w:val="Heading2"/>
      </w:pPr>
      <w:bookmarkStart w:id="456" w:name="_Toc468094198"/>
      <w:r>
        <w:t>Hypothesis-driven Model Formulation Process</w:t>
      </w:r>
      <w:bookmarkEnd w:id="456"/>
      <w:r>
        <w:t xml:space="preserve"> </w:t>
      </w:r>
    </w:p>
    <w:p w14:paraId="3F39C8BC" w14:textId="0E3700A6" w:rsidR="001133F4" w:rsidRDefault="00030EF9" w:rsidP="006B045F">
      <w:pPr>
        <w:spacing w:after="0" w:line="480" w:lineRule="auto"/>
        <w:rPr>
          <w:rFonts w:cs="Times New Roman"/>
          <w:szCs w:val="24"/>
        </w:rPr>
      </w:pPr>
      <w:r>
        <w:rPr>
          <w:rFonts w:cs="Times New Roman"/>
          <w:szCs w:val="24"/>
        </w:rPr>
        <w:t xml:space="preserve">The team first </w:t>
      </w:r>
      <w:r w:rsidR="001133F4">
        <w:rPr>
          <w:rFonts w:cs="Times New Roman"/>
          <w:szCs w:val="24"/>
        </w:rPr>
        <w:t>worked with VBA subject matter experts to define analytical hypotheses that may provide a</w:t>
      </w:r>
      <w:ins w:id="457" w:author="Evan Weber" w:date="2016-11-28T13:31:00Z">
        <w:r w:rsidR="00584FD7">
          <w:rPr>
            <w:rFonts w:cs="Times New Roman"/>
            <w:szCs w:val="24"/>
          </w:rPr>
          <w:t>n</w:t>
        </w:r>
      </w:ins>
      <w:r w:rsidR="001133F4">
        <w:rPr>
          <w:rFonts w:cs="Times New Roman"/>
          <w:szCs w:val="24"/>
        </w:rPr>
        <w:t xml:space="preserve"> empirical basis for predicting a rating for general hearing loss based on prior evidence contained in VBA corporate claims data. </w:t>
      </w:r>
      <w:del w:id="458" w:author="Evan Weber" w:date="2016-11-28T13:32:00Z">
        <w:r w:rsidR="001133F4" w:rsidDel="00584FD7">
          <w:rPr>
            <w:rFonts w:cs="Times New Roman"/>
            <w:szCs w:val="24"/>
          </w:rPr>
          <w:delText xml:space="preserve"> </w:delText>
        </w:r>
      </w:del>
      <w:r w:rsidR="001133F4">
        <w:rPr>
          <w:rFonts w:cs="Times New Roman"/>
          <w:szCs w:val="24"/>
        </w:rPr>
        <w:t xml:space="preserve">The two </w:t>
      </w:r>
      <w:ins w:id="459" w:author="Evan Weber" w:date="2016-11-28T13:32:00Z">
        <w:r w:rsidR="00584FD7">
          <w:rPr>
            <w:rFonts w:cs="Times New Roman"/>
            <w:szCs w:val="24"/>
          </w:rPr>
          <w:t xml:space="preserve">hypotheses </w:t>
        </w:r>
      </w:ins>
      <w:r w:rsidR="001133F4">
        <w:rPr>
          <w:rFonts w:cs="Times New Roman"/>
          <w:szCs w:val="24"/>
        </w:rPr>
        <w:t>deemed most likely to provide predictive indicators that would deliver satisfactory modeling performance were:</w:t>
      </w:r>
    </w:p>
    <w:p w14:paraId="26D6A1D9" w14:textId="4A82AAA0" w:rsidR="001133F4" w:rsidRDefault="001133F4" w:rsidP="001133F4">
      <w:pPr>
        <w:pStyle w:val="ListParagraph"/>
        <w:numPr>
          <w:ilvl w:val="0"/>
          <w:numId w:val="24"/>
        </w:numPr>
        <w:spacing w:after="0" w:line="480" w:lineRule="auto"/>
        <w:rPr>
          <w:rFonts w:cs="Times New Roman"/>
          <w:szCs w:val="24"/>
        </w:rPr>
      </w:pPr>
      <w:r>
        <w:rPr>
          <w:rFonts w:cs="Times New Roman"/>
          <w:szCs w:val="24"/>
        </w:rPr>
        <w:t xml:space="preserve">The co-occurrence of medical conditions in the claimant’s filing history that might indicate a </w:t>
      </w:r>
      <w:r w:rsidR="0000134F">
        <w:rPr>
          <w:rFonts w:cs="Times New Roman"/>
          <w:szCs w:val="24"/>
        </w:rPr>
        <w:t xml:space="preserve">co-relatable “trajectory” in the claimant’s general hearing loss condition. </w:t>
      </w:r>
      <w:del w:id="460" w:author="Evan Weber" w:date="2016-11-28T13:32:00Z">
        <w:r w:rsidR="0000134F" w:rsidDel="00584FD7">
          <w:rPr>
            <w:rFonts w:cs="Times New Roman"/>
            <w:szCs w:val="24"/>
          </w:rPr>
          <w:delText xml:space="preserve"> </w:delText>
        </w:r>
      </w:del>
      <w:r w:rsidR="0000134F">
        <w:rPr>
          <w:rFonts w:cs="Times New Roman"/>
          <w:szCs w:val="24"/>
        </w:rPr>
        <w:t xml:space="preserve">For example, analyses might reveal that both general hearing loss and Traumatic Brain Injury (TBI) increase (or not) in parallel over time. </w:t>
      </w:r>
      <w:ins w:id="461" w:author="Evan Weber" w:date="2016-11-28T13:33:00Z">
        <w:r w:rsidR="00584FD7">
          <w:rPr>
            <w:rFonts w:cs="Times New Roman"/>
            <w:szCs w:val="24"/>
          </w:rPr>
          <w:t xml:space="preserve">For example, </w:t>
        </w:r>
      </w:ins>
      <w:del w:id="462" w:author="Evan Weber" w:date="2016-11-28T13:32:00Z">
        <w:r w:rsidR="0000134F" w:rsidDel="00584FD7">
          <w:rPr>
            <w:rFonts w:cs="Times New Roman"/>
            <w:szCs w:val="24"/>
          </w:rPr>
          <w:delText xml:space="preserve"> </w:delText>
        </w:r>
      </w:del>
      <w:del w:id="463" w:author="Evan Weber" w:date="2016-11-28T13:33:00Z">
        <w:r w:rsidR="0000134F" w:rsidDel="00584FD7">
          <w:rPr>
            <w:rFonts w:cs="Times New Roman"/>
            <w:szCs w:val="24"/>
          </w:rPr>
          <w:delText>S</w:delText>
        </w:r>
      </w:del>
      <w:ins w:id="464" w:author="Evan Weber" w:date="2016-11-28T13:33:00Z">
        <w:r w:rsidR="00584FD7">
          <w:rPr>
            <w:rFonts w:cs="Times New Roman"/>
            <w:szCs w:val="24"/>
          </w:rPr>
          <w:t>s</w:t>
        </w:r>
      </w:ins>
      <w:r w:rsidR="0000134F">
        <w:rPr>
          <w:rFonts w:cs="Times New Roman"/>
          <w:szCs w:val="24"/>
        </w:rPr>
        <w:t xml:space="preserve">hould the increase occur </w:t>
      </w:r>
      <w:del w:id="465" w:author="Evan Weber" w:date="2016-11-28T13:33:00Z">
        <w:r w:rsidR="0000134F" w:rsidDel="00584FD7">
          <w:rPr>
            <w:rFonts w:cs="Times New Roman"/>
            <w:szCs w:val="24"/>
          </w:rPr>
          <w:delText>– say</w:delText>
        </w:r>
      </w:del>
      <w:ins w:id="466" w:author="Evan Weber" w:date="2016-11-28T13:33:00Z">
        <w:r w:rsidR="00584FD7">
          <w:rPr>
            <w:rFonts w:cs="Times New Roman"/>
            <w:szCs w:val="24"/>
          </w:rPr>
          <w:t>at</w:t>
        </w:r>
      </w:ins>
      <w:r w:rsidR="0000134F">
        <w:rPr>
          <w:rFonts w:cs="Times New Roman"/>
          <w:szCs w:val="24"/>
        </w:rPr>
        <w:t xml:space="preserve"> multiple times in the claimant’s history at measurable intervals and increases</w:t>
      </w:r>
      <w:ins w:id="467" w:author="Evan Weber" w:date="2016-11-28T13:33:00Z">
        <w:r w:rsidR="00584FD7">
          <w:rPr>
            <w:rFonts w:cs="Times New Roman"/>
            <w:szCs w:val="24"/>
          </w:rPr>
          <w:t>,</w:t>
        </w:r>
      </w:ins>
      <w:del w:id="468" w:author="Evan Weber" w:date="2016-11-28T13:33:00Z">
        <w:r w:rsidR="0000134F" w:rsidDel="00584FD7">
          <w:rPr>
            <w:rFonts w:cs="Times New Roman"/>
            <w:szCs w:val="24"/>
          </w:rPr>
          <w:delText>–</w:delText>
        </w:r>
      </w:del>
      <w:r w:rsidR="0000134F">
        <w:rPr>
          <w:rFonts w:cs="Times New Roman"/>
          <w:szCs w:val="24"/>
        </w:rPr>
        <w:t xml:space="preserve"> sufficient statistical evidence might form accurate predictive patterns.</w:t>
      </w:r>
    </w:p>
    <w:p w14:paraId="130BDB99" w14:textId="18E756B2" w:rsidR="0000134F" w:rsidRPr="001133F4" w:rsidRDefault="0000134F" w:rsidP="001133F4">
      <w:pPr>
        <w:pStyle w:val="ListParagraph"/>
        <w:numPr>
          <w:ilvl w:val="0"/>
          <w:numId w:val="24"/>
        </w:numPr>
        <w:spacing w:after="0" w:line="480" w:lineRule="auto"/>
        <w:rPr>
          <w:rFonts w:cs="Times New Roman"/>
          <w:szCs w:val="24"/>
        </w:rPr>
      </w:pPr>
      <w:r>
        <w:rPr>
          <w:rFonts w:cs="Times New Roman"/>
          <w:szCs w:val="24"/>
        </w:rPr>
        <w:t xml:space="preserve">The occurrence of text strings within </w:t>
      </w:r>
      <w:ins w:id="469" w:author="Evan Weber" w:date="2016-11-28T13:33:00Z">
        <w:r w:rsidR="00584FD7">
          <w:rPr>
            <w:rFonts w:cs="Times New Roman"/>
            <w:szCs w:val="24"/>
          </w:rPr>
          <w:t xml:space="preserve">a </w:t>
        </w:r>
      </w:ins>
      <w:r>
        <w:rPr>
          <w:rFonts w:cs="Times New Roman"/>
          <w:szCs w:val="24"/>
        </w:rPr>
        <w:t>prior diagnostic narrative that might</w:t>
      </w:r>
      <w:ins w:id="470" w:author="Evan Weber" w:date="2016-11-28T13:33:00Z">
        <w:r w:rsidR="00584FD7">
          <w:rPr>
            <w:rFonts w:cs="Times New Roman"/>
            <w:szCs w:val="24"/>
          </w:rPr>
          <w:t>,</w:t>
        </w:r>
      </w:ins>
      <w:r>
        <w:rPr>
          <w:rFonts w:cs="Times New Roman"/>
          <w:szCs w:val="24"/>
        </w:rPr>
        <w:t xml:space="preserve"> </w:t>
      </w:r>
      <w:del w:id="471" w:author="Evan Weber" w:date="2016-11-28T13:33:00Z">
        <w:r w:rsidDel="00584FD7">
          <w:rPr>
            <w:rFonts w:cs="Times New Roman"/>
            <w:szCs w:val="24"/>
          </w:rPr>
          <w:delText xml:space="preserve">-  </w:delText>
        </w:r>
      </w:del>
      <w:r>
        <w:rPr>
          <w:rFonts w:cs="Times New Roman"/>
          <w:szCs w:val="24"/>
        </w:rPr>
        <w:t>in conjunction with previously used predictive features</w:t>
      </w:r>
      <w:ins w:id="472" w:author="Evan Weber" w:date="2016-11-28T13:33:00Z">
        <w:r w:rsidR="00584FD7">
          <w:rPr>
            <w:rFonts w:cs="Times New Roman"/>
            <w:szCs w:val="24"/>
          </w:rPr>
          <w:t>,</w:t>
        </w:r>
      </w:ins>
      <w:r>
        <w:rPr>
          <w:rFonts w:cs="Times New Roman"/>
          <w:szCs w:val="24"/>
        </w:rPr>
        <w:t xml:space="preserve"> </w:t>
      </w:r>
      <w:del w:id="473" w:author="Evan Weber" w:date="2016-11-28T13:33:00Z">
        <w:r w:rsidDel="00584FD7">
          <w:rPr>
            <w:rFonts w:cs="Times New Roman"/>
            <w:szCs w:val="24"/>
          </w:rPr>
          <w:delText xml:space="preserve">– </w:delText>
        </w:r>
      </w:del>
      <w:r>
        <w:rPr>
          <w:rFonts w:cs="Times New Roman"/>
          <w:szCs w:val="24"/>
        </w:rPr>
        <w:t>provide sufficient evidence to form reliable predictive patterns.</w:t>
      </w:r>
    </w:p>
    <w:p w14:paraId="48F44749" w14:textId="428CC3C5" w:rsidR="0000134F" w:rsidRDefault="0000134F" w:rsidP="006B045F">
      <w:pPr>
        <w:spacing w:after="0" w:line="480" w:lineRule="auto"/>
        <w:rPr>
          <w:rFonts w:cs="Times New Roman"/>
          <w:szCs w:val="24"/>
        </w:rPr>
      </w:pPr>
      <w:r>
        <w:rPr>
          <w:rFonts w:cs="Times New Roman"/>
          <w:szCs w:val="24"/>
        </w:rPr>
        <w:t>The BCDS</w:t>
      </w:r>
      <w:ins w:id="474" w:author="Evan Weber" w:date="2016-11-28T13:33:00Z">
        <w:r w:rsidR="00584FD7">
          <w:rPr>
            <w:rFonts w:cs="Times New Roman"/>
            <w:szCs w:val="24"/>
          </w:rPr>
          <w:t>S</w:t>
        </w:r>
      </w:ins>
      <w:r>
        <w:rPr>
          <w:rFonts w:cs="Times New Roman"/>
          <w:szCs w:val="24"/>
        </w:rPr>
        <w:t xml:space="preserve"> team first established what conditions co-occurred most frequently with general hearing loss. </w:t>
      </w:r>
      <w:del w:id="475" w:author="Evan Weber" w:date="2016-11-28T13:34:00Z">
        <w:r w:rsidDel="00584FD7">
          <w:rPr>
            <w:rFonts w:cs="Times New Roman"/>
            <w:szCs w:val="24"/>
          </w:rPr>
          <w:delText xml:space="preserve"> </w:delText>
        </w:r>
      </w:del>
      <w:r>
        <w:rPr>
          <w:rFonts w:cs="Times New Roman"/>
          <w:szCs w:val="24"/>
        </w:rPr>
        <w:t xml:space="preserve">The 10 most frequent co-occurring conditions are presented </w:t>
      </w:r>
      <w:del w:id="476" w:author="Evan Weber" w:date="2016-11-28T13:37:00Z">
        <w:r w:rsidDel="00584FD7">
          <w:rPr>
            <w:rFonts w:cs="Times New Roman"/>
            <w:szCs w:val="24"/>
          </w:rPr>
          <w:delText>in Table X</w:delText>
        </w:r>
      </w:del>
      <w:ins w:id="477" w:author="Evan Weber" w:date="2016-11-28T13:37:00Z">
        <w:r w:rsidR="00584FD7">
          <w:rPr>
            <w:rFonts w:cs="Times New Roman"/>
            <w:szCs w:val="24"/>
          </w:rPr>
          <w:t>below</w:t>
        </w:r>
      </w:ins>
      <w:r>
        <w:rPr>
          <w:rFonts w:cs="Times New Roman"/>
          <w:szCs w:val="24"/>
        </w:rPr>
        <w:t>.</w:t>
      </w:r>
    </w:p>
    <w:p w14:paraId="5E5F9907" w14:textId="77777777" w:rsidR="0000134F" w:rsidRDefault="0000134F" w:rsidP="006B045F">
      <w:pPr>
        <w:spacing w:after="0" w:line="480" w:lineRule="auto"/>
        <w:rPr>
          <w:rFonts w:cs="Times New Roman"/>
          <w:szCs w:val="24"/>
        </w:rPr>
      </w:pPr>
    </w:p>
    <w:p w14:paraId="147E95C2" w14:textId="487043D3" w:rsidR="007731BB" w:rsidRDefault="007731BB" w:rsidP="006B045F">
      <w:pPr>
        <w:spacing w:after="0" w:line="480" w:lineRule="auto"/>
        <w:rPr>
          <w:rFonts w:cs="Times New Roman"/>
          <w:szCs w:val="24"/>
        </w:rPr>
      </w:pPr>
      <w:r>
        <w:rPr>
          <w:rFonts w:cs="Times New Roman"/>
          <w:szCs w:val="24"/>
        </w:rPr>
        <w:t xml:space="preserve">The </w:t>
      </w:r>
      <w:ins w:id="478" w:author="Evan Weber" w:date="2016-11-28T13:38:00Z">
        <w:r w:rsidR="00B00EBE">
          <w:rPr>
            <w:rFonts w:cs="Times New Roman"/>
            <w:szCs w:val="24"/>
          </w:rPr>
          <w:t>t</w:t>
        </w:r>
      </w:ins>
      <w:del w:id="479" w:author="Evan Weber" w:date="2016-11-28T13:38:00Z">
        <w:r w:rsidDel="00B00EBE">
          <w:rPr>
            <w:rFonts w:cs="Times New Roman"/>
            <w:szCs w:val="24"/>
          </w:rPr>
          <w:delText>T</w:delText>
        </w:r>
      </w:del>
      <w:r>
        <w:rPr>
          <w:rFonts w:cs="Times New Roman"/>
          <w:szCs w:val="24"/>
        </w:rPr>
        <w:t xml:space="preserve">eam next compiled three predictive features for </w:t>
      </w:r>
      <w:r w:rsidR="00F23502">
        <w:rPr>
          <w:rFonts w:cs="Times New Roman"/>
          <w:szCs w:val="24"/>
        </w:rPr>
        <w:t xml:space="preserve">eligible </w:t>
      </w:r>
      <w:r>
        <w:rPr>
          <w:rFonts w:cs="Times New Roman"/>
          <w:szCs w:val="24"/>
        </w:rPr>
        <w:t>general hearing loss claims</w:t>
      </w:r>
      <w:r w:rsidR="00F23502">
        <w:rPr>
          <w:rFonts w:cs="Times New Roman"/>
          <w:szCs w:val="24"/>
        </w:rPr>
        <w:t xml:space="preserve">: the rating assigned for the condition in the most recent prior claim for benefits, the period of time that elapsed since that rating was determined, and </w:t>
      </w:r>
      <w:r w:rsidR="003965B4">
        <w:rPr>
          <w:rFonts w:cs="Times New Roman"/>
          <w:szCs w:val="24"/>
        </w:rPr>
        <w:t xml:space="preserve">whether and to what extent the rating </w:t>
      </w:r>
      <w:r w:rsidR="00F23502">
        <w:rPr>
          <w:rFonts w:cs="Times New Roman"/>
          <w:szCs w:val="24"/>
        </w:rPr>
        <w:t>change</w:t>
      </w:r>
      <w:r w:rsidR="003965B4">
        <w:rPr>
          <w:rFonts w:cs="Times New Roman"/>
          <w:szCs w:val="24"/>
        </w:rPr>
        <w:t xml:space="preserve">d over time. </w:t>
      </w:r>
      <w:del w:id="480" w:author="Evan Weber" w:date="2016-11-28T13:37:00Z">
        <w:r w:rsidR="003965B4" w:rsidDel="00584FD7">
          <w:rPr>
            <w:rFonts w:cs="Times New Roman"/>
            <w:szCs w:val="24"/>
          </w:rPr>
          <w:delText xml:space="preserve"> </w:delText>
        </w:r>
      </w:del>
      <w:r w:rsidR="003965B4">
        <w:rPr>
          <w:rFonts w:cs="Times New Roman"/>
          <w:szCs w:val="24"/>
        </w:rPr>
        <w:t xml:space="preserve">The same values were calculated for General Hearing Loss, as well as features from the earlier Ear Model that were found to have the greatest predictive value. </w:t>
      </w:r>
      <w:del w:id="481" w:author="Evan Weber" w:date="2016-11-28T13:37:00Z">
        <w:r w:rsidR="003965B4" w:rsidDel="00584FD7">
          <w:rPr>
            <w:rFonts w:cs="Times New Roman"/>
            <w:szCs w:val="24"/>
          </w:rPr>
          <w:delText xml:space="preserve"> </w:delText>
        </w:r>
      </w:del>
      <w:r w:rsidR="003965B4">
        <w:rPr>
          <w:rFonts w:cs="Times New Roman"/>
          <w:szCs w:val="24"/>
        </w:rPr>
        <w:t xml:space="preserve">The complete set of initial General Hearing Loss Features </w:t>
      </w:r>
      <w:del w:id="482" w:author="Evan Weber" w:date="2016-11-28T13:36:00Z">
        <w:r w:rsidR="003965B4" w:rsidDel="00584FD7">
          <w:rPr>
            <w:rFonts w:cs="Times New Roman"/>
            <w:szCs w:val="24"/>
          </w:rPr>
          <w:delText>is presented in Table X below</w:delText>
        </w:r>
      </w:del>
      <w:ins w:id="483" w:author="Evan Weber" w:date="2016-11-28T13:36:00Z">
        <w:r w:rsidR="00584FD7">
          <w:rPr>
            <w:rFonts w:cs="Times New Roman"/>
            <w:szCs w:val="24"/>
          </w:rPr>
          <w:t>is</w:t>
        </w:r>
      </w:ins>
      <w:del w:id="484" w:author="Evan Weber" w:date="2016-11-28T13:36:00Z">
        <w:r w:rsidR="003965B4" w:rsidDel="00584FD7">
          <w:rPr>
            <w:rFonts w:cs="Times New Roman"/>
            <w:szCs w:val="24"/>
          </w:rPr>
          <w:delText>.</w:delText>
        </w:r>
      </w:del>
      <w:ins w:id="485" w:author="Evan Weber" w:date="2016-11-28T13:36:00Z">
        <w:r w:rsidR="00584FD7">
          <w:rPr>
            <w:rFonts w:cs="Times New Roman"/>
            <w:szCs w:val="24"/>
          </w:rPr>
          <w:t>:</w:t>
        </w:r>
      </w:ins>
    </w:p>
    <w:p w14:paraId="007F0037" w14:textId="77777777" w:rsidR="00584FD7" w:rsidRDefault="00584FD7" w:rsidP="00584FD7">
      <w:pPr>
        <w:spacing w:line="480" w:lineRule="auto"/>
        <w:rPr>
          <w:ins w:id="486" w:author="Evan Weber" w:date="2016-11-28T13:36:00Z"/>
        </w:rPr>
        <w:sectPr w:rsidR="00584FD7" w:rsidSect="00100CBD">
          <w:headerReference w:type="default" r:id="rId15"/>
          <w:footerReference w:type="default" r:id="rId16"/>
          <w:pgSz w:w="12240" w:h="15840"/>
          <w:pgMar w:top="1440" w:right="810" w:bottom="1440" w:left="1080" w:header="720" w:footer="720" w:gutter="0"/>
          <w:pgNumType w:start="0"/>
          <w:cols w:space="720"/>
          <w:titlePg/>
          <w:docGrid w:linePitch="360"/>
        </w:sectPr>
      </w:pPr>
    </w:p>
    <w:p w14:paraId="06EAB297" w14:textId="77777777" w:rsidR="00584FD7" w:rsidRDefault="00584FD7">
      <w:pPr>
        <w:spacing w:line="240" w:lineRule="auto"/>
        <w:rPr>
          <w:ins w:id="489" w:author="Evan Weber" w:date="2016-11-28T13:36:00Z"/>
        </w:rPr>
        <w:pPrChange w:id="490" w:author="Evan Weber" w:date="2016-11-28T13:38:00Z">
          <w:pPr>
            <w:spacing w:line="480" w:lineRule="auto"/>
          </w:pPr>
        </w:pPrChange>
      </w:pPr>
      <w:ins w:id="491" w:author="Evan Weber" w:date="2016-11-28T13:35:00Z">
        <w:r>
          <w:t xml:space="preserve">Claimant Age </w:t>
        </w:r>
      </w:ins>
    </w:p>
    <w:p w14:paraId="7C3DF231" w14:textId="3A37BA16" w:rsidR="00584FD7" w:rsidRPr="003965B4" w:rsidRDefault="00584FD7">
      <w:pPr>
        <w:spacing w:line="240" w:lineRule="auto"/>
        <w:rPr>
          <w:ins w:id="492" w:author="Evan Weber" w:date="2016-11-28T13:35:00Z"/>
        </w:rPr>
        <w:pPrChange w:id="493" w:author="Evan Weber" w:date="2016-11-28T13:38:00Z">
          <w:pPr>
            <w:tabs>
              <w:tab w:val="left" w:pos="4878"/>
            </w:tabs>
            <w:ind w:left="113"/>
          </w:pPr>
        </w:pPrChange>
      </w:pPr>
      <w:ins w:id="494" w:author="Evan Weber" w:date="2016-11-28T13:35:00Z">
        <w:r>
          <w:t>9411 Prior Rating (PTSD)</w:t>
        </w:r>
      </w:ins>
    </w:p>
    <w:p w14:paraId="37812FC4" w14:textId="77777777" w:rsidR="00584FD7" w:rsidRDefault="00584FD7">
      <w:pPr>
        <w:spacing w:line="240" w:lineRule="auto"/>
        <w:rPr>
          <w:ins w:id="495" w:author="Evan Weber" w:date="2016-11-28T13:36:00Z"/>
        </w:rPr>
        <w:pPrChange w:id="496" w:author="Evan Weber" w:date="2016-11-28T13:38:00Z">
          <w:pPr>
            <w:spacing w:line="480" w:lineRule="auto"/>
          </w:pPr>
        </w:pPrChange>
      </w:pPr>
      <w:ins w:id="497" w:author="Evan Weber" w:date="2016-11-28T13:35:00Z">
        <w:r>
          <w:t>Prior 6100 Rating</w:t>
        </w:r>
      </w:ins>
    </w:p>
    <w:p w14:paraId="6F8140CD" w14:textId="74D2011A" w:rsidR="00584FD7" w:rsidRPr="003965B4" w:rsidRDefault="00584FD7">
      <w:pPr>
        <w:spacing w:line="240" w:lineRule="auto"/>
        <w:rPr>
          <w:ins w:id="498" w:author="Evan Weber" w:date="2016-11-28T13:35:00Z"/>
        </w:rPr>
        <w:pPrChange w:id="499" w:author="Evan Weber" w:date="2016-11-28T13:38:00Z">
          <w:pPr>
            <w:tabs>
              <w:tab w:val="left" w:pos="4878"/>
            </w:tabs>
            <w:ind w:left="113"/>
          </w:pPr>
        </w:pPrChange>
      </w:pPr>
      <w:ins w:id="500" w:author="Evan Weber" w:date="2016-11-28T13:35:00Z">
        <w:r>
          <w:t>Age of Prior 9411 Rating</w:t>
        </w:r>
      </w:ins>
    </w:p>
    <w:p w14:paraId="431312A2" w14:textId="77777777" w:rsidR="00584FD7" w:rsidRDefault="00584FD7">
      <w:pPr>
        <w:spacing w:line="240" w:lineRule="auto"/>
        <w:rPr>
          <w:ins w:id="501" w:author="Evan Weber" w:date="2016-11-28T13:36:00Z"/>
        </w:rPr>
        <w:pPrChange w:id="502" w:author="Evan Weber" w:date="2016-11-28T13:38:00Z">
          <w:pPr>
            <w:spacing w:line="480" w:lineRule="auto"/>
          </w:pPr>
        </w:pPrChange>
      </w:pPr>
      <w:ins w:id="503" w:author="Evan Weber" w:date="2016-11-28T13:35:00Z">
        <w:r>
          <w:t>Age of Prior 6100 Rating</w:t>
        </w:r>
      </w:ins>
    </w:p>
    <w:p w14:paraId="4C9FF42E" w14:textId="72124CA4" w:rsidR="00584FD7" w:rsidRPr="003965B4" w:rsidRDefault="00584FD7">
      <w:pPr>
        <w:spacing w:line="240" w:lineRule="auto"/>
        <w:rPr>
          <w:ins w:id="504" w:author="Evan Weber" w:date="2016-11-28T13:35:00Z"/>
        </w:rPr>
        <w:pPrChange w:id="505" w:author="Evan Weber" w:date="2016-11-28T13:38:00Z">
          <w:pPr>
            <w:tabs>
              <w:tab w:val="left" w:pos="4878"/>
            </w:tabs>
            <w:ind w:left="113"/>
          </w:pPr>
        </w:pPrChange>
      </w:pPr>
      <w:ins w:id="506" w:author="Evan Weber" w:date="2016-11-28T13:35:00Z">
        <w:r>
          <w:t>Change in Prior 9411 Rating</w:t>
        </w:r>
      </w:ins>
    </w:p>
    <w:p w14:paraId="276A912E" w14:textId="77777777" w:rsidR="00584FD7" w:rsidRDefault="00584FD7">
      <w:pPr>
        <w:spacing w:line="240" w:lineRule="auto"/>
        <w:rPr>
          <w:ins w:id="507" w:author="Evan Weber" w:date="2016-11-28T13:36:00Z"/>
        </w:rPr>
        <w:pPrChange w:id="508" w:author="Evan Weber" w:date="2016-11-28T13:38:00Z">
          <w:pPr>
            <w:spacing w:line="480" w:lineRule="auto"/>
          </w:pPr>
        </w:pPrChange>
      </w:pPr>
      <w:ins w:id="509" w:author="Evan Weber" w:date="2016-11-28T13:35:00Z">
        <w:r>
          <w:t>Contention Code 2200</w:t>
        </w:r>
      </w:ins>
    </w:p>
    <w:p w14:paraId="2F675E5B" w14:textId="4DBEAFC9" w:rsidR="00584FD7" w:rsidRPr="003965B4" w:rsidRDefault="00584FD7">
      <w:pPr>
        <w:spacing w:line="240" w:lineRule="auto"/>
        <w:rPr>
          <w:ins w:id="510" w:author="Evan Weber" w:date="2016-11-28T13:35:00Z"/>
        </w:rPr>
        <w:pPrChange w:id="511" w:author="Evan Weber" w:date="2016-11-28T13:38:00Z">
          <w:pPr>
            <w:tabs>
              <w:tab w:val="left" w:pos="4878"/>
            </w:tabs>
            <w:ind w:left="113"/>
          </w:pPr>
        </w:pPrChange>
      </w:pPr>
      <w:ins w:id="512" w:author="Evan Weber" w:date="2016-11-28T13:35:00Z">
        <w:r>
          <w:t>7913 Prior Rating (</w:t>
        </w:r>
        <w:r w:rsidRPr="00D57CF5">
          <w:t>Diabetes mellitus</w:t>
        </w:r>
        <w:r>
          <w:t>)</w:t>
        </w:r>
      </w:ins>
    </w:p>
    <w:p w14:paraId="2C6926D9" w14:textId="77777777" w:rsidR="00584FD7" w:rsidRDefault="00584FD7">
      <w:pPr>
        <w:spacing w:line="240" w:lineRule="auto"/>
        <w:rPr>
          <w:ins w:id="513" w:author="Evan Weber" w:date="2016-11-28T13:36:00Z"/>
        </w:rPr>
        <w:pPrChange w:id="514" w:author="Evan Weber" w:date="2016-11-28T13:38:00Z">
          <w:pPr>
            <w:spacing w:line="480" w:lineRule="auto"/>
          </w:pPr>
        </w:pPrChange>
      </w:pPr>
      <w:ins w:id="515" w:author="Evan Weber" w:date="2016-11-28T13:35:00Z">
        <w:r>
          <w:t>Contention Code 3140</w:t>
        </w:r>
      </w:ins>
    </w:p>
    <w:p w14:paraId="2B9B9423" w14:textId="3E505F69" w:rsidR="00584FD7" w:rsidRPr="003965B4" w:rsidRDefault="00584FD7">
      <w:pPr>
        <w:spacing w:line="240" w:lineRule="auto"/>
        <w:rPr>
          <w:ins w:id="516" w:author="Evan Weber" w:date="2016-11-28T13:35:00Z"/>
        </w:rPr>
        <w:pPrChange w:id="517" w:author="Evan Weber" w:date="2016-11-28T13:38:00Z">
          <w:pPr>
            <w:tabs>
              <w:tab w:val="left" w:pos="4878"/>
            </w:tabs>
            <w:ind w:left="113"/>
          </w:pPr>
        </w:pPrChange>
      </w:pPr>
      <w:ins w:id="518" w:author="Evan Weber" w:date="2016-11-28T13:35:00Z">
        <w:r>
          <w:t>Age of Prior 7913 Rating</w:t>
        </w:r>
      </w:ins>
    </w:p>
    <w:p w14:paraId="0CB1BC82" w14:textId="77777777" w:rsidR="00584FD7" w:rsidRDefault="00584FD7">
      <w:pPr>
        <w:spacing w:line="240" w:lineRule="auto"/>
        <w:rPr>
          <w:ins w:id="519" w:author="Evan Weber" w:date="2016-11-28T13:36:00Z"/>
        </w:rPr>
        <w:pPrChange w:id="520" w:author="Evan Weber" w:date="2016-11-28T13:38:00Z">
          <w:pPr>
            <w:spacing w:line="480" w:lineRule="auto"/>
          </w:pPr>
        </w:pPrChange>
      </w:pPr>
      <w:ins w:id="521" w:author="Evan Weber" w:date="2016-11-28T13:35:00Z">
        <w:r>
          <w:t>Contention Code 3150</w:t>
        </w:r>
      </w:ins>
    </w:p>
    <w:p w14:paraId="0A8EDCB5" w14:textId="5904154B" w:rsidR="00584FD7" w:rsidRPr="003965B4" w:rsidRDefault="00584FD7">
      <w:pPr>
        <w:spacing w:line="240" w:lineRule="auto"/>
        <w:rPr>
          <w:ins w:id="522" w:author="Evan Weber" w:date="2016-11-28T13:35:00Z"/>
        </w:rPr>
        <w:pPrChange w:id="523" w:author="Evan Weber" w:date="2016-11-28T13:38:00Z">
          <w:pPr>
            <w:tabs>
              <w:tab w:val="left" w:pos="4878"/>
            </w:tabs>
            <w:ind w:left="113"/>
          </w:pPr>
        </w:pPrChange>
      </w:pPr>
      <w:ins w:id="524" w:author="Evan Weber" w:date="2016-11-28T13:35:00Z">
        <w:r>
          <w:t>Change in Prior 7913 Rating</w:t>
        </w:r>
      </w:ins>
    </w:p>
    <w:p w14:paraId="32EABBB3" w14:textId="77777777" w:rsidR="00584FD7" w:rsidRDefault="00584FD7">
      <w:pPr>
        <w:spacing w:line="240" w:lineRule="auto"/>
        <w:rPr>
          <w:ins w:id="525" w:author="Evan Weber" w:date="2016-11-28T13:36:00Z"/>
        </w:rPr>
        <w:pPrChange w:id="526" w:author="Evan Weber" w:date="2016-11-28T13:38:00Z">
          <w:pPr>
            <w:spacing w:line="480" w:lineRule="auto"/>
          </w:pPr>
        </w:pPrChange>
      </w:pPr>
      <w:ins w:id="527" w:author="Evan Weber" w:date="2016-11-28T13:35:00Z">
        <w:r>
          <w:t>Contention Code 4700</w:t>
        </w:r>
      </w:ins>
    </w:p>
    <w:p w14:paraId="25B5C500" w14:textId="19998E09" w:rsidR="00584FD7" w:rsidRPr="003965B4" w:rsidRDefault="00584FD7">
      <w:pPr>
        <w:spacing w:line="240" w:lineRule="auto"/>
        <w:rPr>
          <w:ins w:id="528" w:author="Evan Weber" w:date="2016-11-28T13:35:00Z"/>
        </w:rPr>
        <w:pPrChange w:id="529" w:author="Evan Weber" w:date="2016-11-28T13:38:00Z">
          <w:pPr>
            <w:tabs>
              <w:tab w:val="left" w:pos="4878"/>
            </w:tabs>
            <w:ind w:left="113"/>
          </w:pPr>
        </w:pPrChange>
      </w:pPr>
      <w:ins w:id="530" w:author="Evan Weber" w:date="2016-11-28T13:35:00Z">
        <w:r>
          <w:t>5237 Prior Rating (</w:t>
        </w:r>
        <w:r w:rsidRPr="00D57CF5">
          <w:t>Lumbosacral or Cervical Strain</w:t>
        </w:r>
        <w:r>
          <w:t>)</w:t>
        </w:r>
      </w:ins>
    </w:p>
    <w:p w14:paraId="234E156E" w14:textId="77777777" w:rsidR="00584FD7" w:rsidRDefault="00584FD7">
      <w:pPr>
        <w:spacing w:line="240" w:lineRule="auto"/>
        <w:rPr>
          <w:ins w:id="531" w:author="Evan Weber" w:date="2016-11-28T13:36:00Z"/>
        </w:rPr>
        <w:pPrChange w:id="532" w:author="Evan Weber" w:date="2016-11-28T13:38:00Z">
          <w:pPr>
            <w:spacing w:line="480" w:lineRule="auto"/>
          </w:pPr>
        </w:pPrChange>
      </w:pPr>
      <w:ins w:id="533" w:author="Evan Weber" w:date="2016-11-28T13:35:00Z">
        <w:r>
          <w:t>6260 Prior Rating (Tinnitus)</w:t>
        </w:r>
      </w:ins>
    </w:p>
    <w:p w14:paraId="49536226" w14:textId="722F7FFE" w:rsidR="00584FD7" w:rsidRPr="003965B4" w:rsidRDefault="00584FD7">
      <w:pPr>
        <w:spacing w:line="240" w:lineRule="auto"/>
        <w:rPr>
          <w:ins w:id="534" w:author="Evan Weber" w:date="2016-11-28T13:35:00Z"/>
        </w:rPr>
        <w:pPrChange w:id="535" w:author="Evan Weber" w:date="2016-11-28T13:38:00Z">
          <w:pPr>
            <w:tabs>
              <w:tab w:val="left" w:pos="4878"/>
            </w:tabs>
            <w:ind w:left="113"/>
          </w:pPr>
        </w:pPrChange>
      </w:pPr>
      <w:ins w:id="536" w:author="Evan Weber" w:date="2016-11-28T13:35:00Z">
        <w:r>
          <w:t>Age of Prior 5237 Rating</w:t>
        </w:r>
      </w:ins>
    </w:p>
    <w:p w14:paraId="57FBEB3F" w14:textId="77777777" w:rsidR="00584FD7" w:rsidRDefault="00584FD7">
      <w:pPr>
        <w:spacing w:line="240" w:lineRule="auto"/>
        <w:rPr>
          <w:ins w:id="537" w:author="Evan Weber" w:date="2016-11-28T13:36:00Z"/>
        </w:rPr>
        <w:pPrChange w:id="538" w:author="Evan Weber" w:date="2016-11-28T13:38:00Z">
          <w:pPr>
            <w:spacing w:line="480" w:lineRule="auto"/>
          </w:pPr>
        </w:pPrChange>
      </w:pPr>
      <w:ins w:id="539" w:author="Evan Weber" w:date="2016-11-28T13:35:00Z">
        <w:r>
          <w:t>Age of Prior 6260 Rating</w:t>
        </w:r>
      </w:ins>
    </w:p>
    <w:p w14:paraId="1EE91AC8" w14:textId="0598F501" w:rsidR="00584FD7" w:rsidRDefault="00584FD7">
      <w:pPr>
        <w:spacing w:line="240" w:lineRule="auto"/>
        <w:rPr>
          <w:ins w:id="540" w:author="Evan Weber" w:date="2016-11-28T13:35:00Z"/>
        </w:rPr>
        <w:pPrChange w:id="541" w:author="Evan Weber" w:date="2016-11-28T13:38:00Z">
          <w:pPr>
            <w:tabs>
              <w:tab w:val="left" w:pos="4878"/>
            </w:tabs>
            <w:ind w:left="113"/>
          </w:pPr>
        </w:pPrChange>
      </w:pPr>
      <w:ins w:id="542" w:author="Evan Weber" w:date="2016-11-28T13:35:00Z">
        <w:r>
          <w:t>Change in Prior 5237 Rating</w:t>
        </w:r>
      </w:ins>
    </w:p>
    <w:p w14:paraId="6FB52F5D" w14:textId="3761B3B3" w:rsidR="00584FD7" w:rsidRDefault="00584FD7">
      <w:pPr>
        <w:spacing w:line="240" w:lineRule="auto"/>
        <w:rPr>
          <w:ins w:id="543" w:author="Evan Weber" w:date="2016-11-28T13:35:00Z"/>
        </w:rPr>
        <w:pPrChange w:id="544" w:author="Evan Weber" w:date="2016-11-28T13:38:00Z">
          <w:pPr>
            <w:tabs>
              <w:tab w:val="left" w:pos="4878"/>
            </w:tabs>
            <w:ind w:left="113"/>
          </w:pPr>
        </w:pPrChange>
      </w:pPr>
      <w:ins w:id="545" w:author="Evan Weber" w:date="2016-11-28T13:35:00Z">
        <w:r>
          <w:t>Change in Prior 6260 Rating</w:t>
        </w:r>
      </w:ins>
    </w:p>
    <w:p w14:paraId="3356B144" w14:textId="77777777" w:rsidR="00584FD7" w:rsidRDefault="00584FD7" w:rsidP="006B045F">
      <w:pPr>
        <w:spacing w:after="0" w:line="480" w:lineRule="auto"/>
        <w:rPr>
          <w:ins w:id="546" w:author="Evan Weber" w:date="2016-11-28T13:36:00Z"/>
          <w:rFonts w:cs="Times New Roman"/>
          <w:b/>
          <w:sz w:val="20"/>
          <w:szCs w:val="20"/>
        </w:rPr>
        <w:sectPr w:rsidR="00584FD7" w:rsidSect="00584FD7">
          <w:type w:val="continuous"/>
          <w:pgSz w:w="12240" w:h="15840"/>
          <w:pgMar w:top="1440" w:right="810" w:bottom="1440" w:left="1080" w:header="720" w:footer="720" w:gutter="0"/>
          <w:pgNumType w:start="0"/>
          <w:cols w:num="2" w:space="720"/>
          <w:titlePg/>
          <w:docGrid w:linePitch="360"/>
          <w:sectPrChange w:id="547" w:author="Evan Weber" w:date="2016-11-28T13:36:00Z">
            <w:sectPr w:rsidR="00584FD7" w:rsidSect="00584FD7">
              <w:pgMar w:top="1440" w:right="810" w:bottom="1440" w:left="1080" w:header="720" w:footer="720" w:gutter="0"/>
              <w:cols w:num="1"/>
            </w:sectPr>
          </w:sectPrChange>
        </w:sectPr>
      </w:pPr>
    </w:p>
    <w:tbl>
      <w:tblPr>
        <w:tblStyle w:val="TableGrid"/>
        <w:tblW w:w="0" w:type="auto"/>
        <w:tblLook w:val="04A0" w:firstRow="1" w:lastRow="0" w:firstColumn="1" w:lastColumn="0" w:noHBand="0" w:noVBand="1"/>
      </w:tblPr>
      <w:tblGrid>
        <w:gridCol w:w="4765"/>
        <w:gridCol w:w="4945"/>
      </w:tblGrid>
      <w:tr w:rsidR="007D6BAC" w:rsidRPr="003965B4" w:rsidDel="00584FD7" w14:paraId="5FBE7BE3" w14:textId="4CD485E7" w:rsidTr="007D6BAC">
        <w:trPr>
          <w:trHeight w:val="359"/>
          <w:del w:id="548" w:author="Evan Weber" w:date="2016-11-28T13:35:00Z"/>
        </w:trPr>
        <w:tc>
          <w:tcPr>
            <w:tcW w:w="4765" w:type="dxa"/>
            <w:shd w:val="clear" w:color="auto" w:fill="DEEAF6" w:themeFill="accent1" w:themeFillTint="33"/>
          </w:tcPr>
          <w:p w14:paraId="574402C0" w14:textId="2337EB9D" w:rsidR="007D6BAC" w:rsidRPr="003965B4" w:rsidDel="00584FD7" w:rsidRDefault="007D6BAC" w:rsidP="003965B4">
            <w:pPr>
              <w:jc w:val="center"/>
              <w:rPr>
                <w:del w:id="549" w:author="Evan Weber" w:date="2016-11-28T13:35:00Z"/>
                <w:rFonts w:cs="Times New Roman"/>
                <w:b/>
                <w:sz w:val="20"/>
                <w:szCs w:val="20"/>
              </w:rPr>
            </w:pPr>
            <w:del w:id="550" w:author="Evan Weber" w:date="2016-11-28T13:35:00Z">
              <w:r w:rsidRPr="003965B4" w:rsidDel="00584FD7">
                <w:rPr>
                  <w:rFonts w:cs="Times New Roman"/>
                  <w:b/>
                  <w:sz w:val="20"/>
                  <w:szCs w:val="20"/>
                </w:rPr>
                <w:delText>Feature</w:delText>
              </w:r>
            </w:del>
          </w:p>
        </w:tc>
        <w:tc>
          <w:tcPr>
            <w:tcW w:w="4945" w:type="dxa"/>
            <w:shd w:val="clear" w:color="auto" w:fill="DEEAF6" w:themeFill="accent1" w:themeFillTint="33"/>
          </w:tcPr>
          <w:p w14:paraId="672A6055" w14:textId="7E8198EC" w:rsidR="007D6BAC" w:rsidRPr="003965B4" w:rsidDel="00584FD7" w:rsidRDefault="007D6BAC" w:rsidP="003965B4">
            <w:pPr>
              <w:jc w:val="center"/>
              <w:rPr>
                <w:del w:id="551" w:author="Evan Weber" w:date="2016-11-28T13:35:00Z"/>
                <w:rFonts w:cs="Times New Roman"/>
                <w:b/>
                <w:sz w:val="20"/>
                <w:szCs w:val="20"/>
              </w:rPr>
            </w:pPr>
            <w:del w:id="552" w:author="Evan Weber" w:date="2016-11-28T13:35:00Z">
              <w:r w:rsidRPr="003965B4" w:rsidDel="00584FD7">
                <w:rPr>
                  <w:rFonts w:cs="Times New Roman"/>
                  <w:b/>
                  <w:sz w:val="20"/>
                  <w:szCs w:val="20"/>
                </w:rPr>
                <w:delText>Feature</w:delText>
              </w:r>
            </w:del>
          </w:p>
        </w:tc>
      </w:tr>
      <w:tr w:rsidR="007D6BAC" w:rsidRPr="003965B4" w:rsidDel="00584FD7" w14:paraId="5EDEEB2F" w14:textId="768ECD87" w:rsidTr="003965B4">
        <w:trPr>
          <w:del w:id="553" w:author="Evan Weber" w:date="2016-11-28T13:35:00Z"/>
        </w:trPr>
        <w:tc>
          <w:tcPr>
            <w:tcW w:w="4765" w:type="dxa"/>
          </w:tcPr>
          <w:p w14:paraId="29A39998" w14:textId="7AA6D194" w:rsidR="007D6BAC" w:rsidRPr="003965B4" w:rsidDel="00584FD7" w:rsidRDefault="007D6BAC" w:rsidP="00B87E34">
            <w:pPr>
              <w:rPr>
                <w:del w:id="554" w:author="Evan Weber" w:date="2016-11-28T13:35:00Z"/>
                <w:rFonts w:cs="Times New Roman"/>
                <w:sz w:val="20"/>
                <w:szCs w:val="20"/>
              </w:rPr>
            </w:pPr>
            <w:del w:id="555" w:author="Evan Weber" w:date="2016-11-28T13:35:00Z">
              <w:r w:rsidDel="00584FD7">
                <w:rPr>
                  <w:rFonts w:cs="Times New Roman"/>
                  <w:sz w:val="20"/>
                  <w:szCs w:val="20"/>
                </w:rPr>
                <w:delText xml:space="preserve">Claimant Age </w:delText>
              </w:r>
            </w:del>
          </w:p>
        </w:tc>
        <w:tc>
          <w:tcPr>
            <w:tcW w:w="4945" w:type="dxa"/>
          </w:tcPr>
          <w:p w14:paraId="044825CD" w14:textId="110E8EF3" w:rsidR="007D6BAC" w:rsidRPr="003965B4" w:rsidDel="00584FD7" w:rsidRDefault="007D6BAC" w:rsidP="00B87E34">
            <w:pPr>
              <w:rPr>
                <w:del w:id="556" w:author="Evan Weber" w:date="2016-11-28T13:35:00Z"/>
                <w:rFonts w:cs="Times New Roman"/>
                <w:sz w:val="20"/>
                <w:szCs w:val="20"/>
              </w:rPr>
            </w:pPr>
            <w:del w:id="557" w:author="Evan Weber" w:date="2016-11-28T13:35:00Z">
              <w:r w:rsidDel="00584FD7">
                <w:rPr>
                  <w:rFonts w:cs="Times New Roman"/>
                  <w:sz w:val="20"/>
                  <w:szCs w:val="20"/>
                </w:rPr>
                <w:delText>9411 Prior Rating (PTSD)</w:delText>
              </w:r>
            </w:del>
          </w:p>
        </w:tc>
      </w:tr>
      <w:tr w:rsidR="007D6BAC" w:rsidRPr="003965B4" w:rsidDel="00584FD7" w14:paraId="4011EADF" w14:textId="0A75F0FC" w:rsidTr="003965B4">
        <w:trPr>
          <w:del w:id="558" w:author="Evan Weber" w:date="2016-11-28T13:35:00Z"/>
        </w:trPr>
        <w:tc>
          <w:tcPr>
            <w:tcW w:w="4765" w:type="dxa"/>
          </w:tcPr>
          <w:p w14:paraId="28F14F61" w14:textId="5F6F984C" w:rsidR="007D6BAC" w:rsidDel="00584FD7" w:rsidRDefault="007D6BAC" w:rsidP="00B87E34">
            <w:pPr>
              <w:rPr>
                <w:del w:id="559" w:author="Evan Weber" w:date="2016-11-28T13:35:00Z"/>
                <w:rFonts w:cs="Times New Roman"/>
                <w:sz w:val="20"/>
                <w:szCs w:val="20"/>
              </w:rPr>
            </w:pPr>
            <w:del w:id="560" w:author="Evan Weber" w:date="2016-11-28T13:35:00Z">
              <w:r w:rsidDel="00584FD7">
                <w:rPr>
                  <w:rFonts w:cs="Times New Roman"/>
                  <w:sz w:val="20"/>
                  <w:szCs w:val="20"/>
                </w:rPr>
                <w:delText>Prior 6100 Rating</w:delText>
              </w:r>
            </w:del>
          </w:p>
        </w:tc>
        <w:tc>
          <w:tcPr>
            <w:tcW w:w="4945" w:type="dxa"/>
          </w:tcPr>
          <w:p w14:paraId="4C7F05E4" w14:textId="460A0BDD" w:rsidR="007D6BAC" w:rsidRPr="003965B4" w:rsidDel="00584FD7" w:rsidRDefault="007D6BAC" w:rsidP="00B87E34">
            <w:pPr>
              <w:rPr>
                <w:del w:id="561" w:author="Evan Weber" w:date="2016-11-28T13:35:00Z"/>
                <w:rFonts w:cs="Times New Roman"/>
                <w:sz w:val="20"/>
                <w:szCs w:val="20"/>
              </w:rPr>
            </w:pPr>
            <w:del w:id="562" w:author="Evan Weber" w:date="2016-11-28T13:35:00Z">
              <w:r w:rsidDel="00584FD7">
                <w:rPr>
                  <w:rFonts w:cs="Times New Roman"/>
                  <w:sz w:val="20"/>
                  <w:szCs w:val="20"/>
                </w:rPr>
                <w:delText>Age of Prior 9411 Rating</w:delText>
              </w:r>
            </w:del>
          </w:p>
        </w:tc>
      </w:tr>
      <w:tr w:rsidR="007D6BAC" w:rsidRPr="003965B4" w:rsidDel="00584FD7" w14:paraId="4AC1A953" w14:textId="758BF390" w:rsidTr="003965B4">
        <w:trPr>
          <w:del w:id="563" w:author="Evan Weber" w:date="2016-11-28T13:35:00Z"/>
        </w:trPr>
        <w:tc>
          <w:tcPr>
            <w:tcW w:w="4765" w:type="dxa"/>
          </w:tcPr>
          <w:p w14:paraId="0A6C4E33" w14:textId="69AAA2E6" w:rsidR="007D6BAC" w:rsidDel="00584FD7" w:rsidRDefault="007D6BAC" w:rsidP="00B87E34">
            <w:pPr>
              <w:rPr>
                <w:del w:id="564" w:author="Evan Weber" w:date="2016-11-28T13:35:00Z"/>
                <w:rFonts w:cs="Times New Roman"/>
                <w:sz w:val="20"/>
                <w:szCs w:val="20"/>
              </w:rPr>
            </w:pPr>
            <w:del w:id="565" w:author="Evan Weber" w:date="2016-11-28T13:35:00Z">
              <w:r w:rsidDel="00584FD7">
                <w:rPr>
                  <w:rFonts w:cs="Times New Roman"/>
                  <w:sz w:val="20"/>
                  <w:szCs w:val="20"/>
                </w:rPr>
                <w:delText>Age of Prior 6100 Rating</w:delText>
              </w:r>
            </w:del>
          </w:p>
        </w:tc>
        <w:tc>
          <w:tcPr>
            <w:tcW w:w="4945" w:type="dxa"/>
          </w:tcPr>
          <w:p w14:paraId="78009E31" w14:textId="547A5E99" w:rsidR="007D6BAC" w:rsidRPr="003965B4" w:rsidDel="00584FD7" w:rsidRDefault="007D6BAC" w:rsidP="00B87E34">
            <w:pPr>
              <w:rPr>
                <w:del w:id="566" w:author="Evan Weber" w:date="2016-11-28T13:35:00Z"/>
                <w:rFonts w:cs="Times New Roman"/>
                <w:sz w:val="20"/>
                <w:szCs w:val="20"/>
              </w:rPr>
            </w:pPr>
            <w:del w:id="567" w:author="Evan Weber" w:date="2016-11-28T13:35:00Z">
              <w:r w:rsidDel="00584FD7">
                <w:rPr>
                  <w:rFonts w:cs="Times New Roman"/>
                  <w:sz w:val="20"/>
                  <w:szCs w:val="20"/>
                </w:rPr>
                <w:delText>Change in Prior 9411 Rating</w:delText>
              </w:r>
            </w:del>
          </w:p>
        </w:tc>
      </w:tr>
      <w:tr w:rsidR="007D6BAC" w:rsidRPr="003965B4" w:rsidDel="00584FD7" w14:paraId="2F39AB8D" w14:textId="21C9A83C" w:rsidTr="003965B4">
        <w:trPr>
          <w:del w:id="568" w:author="Evan Weber" w:date="2016-11-28T13:35:00Z"/>
        </w:trPr>
        <w:tc>
          <w:tcPr>
            <w:tcW w:w="4765" w:type="dxa"/>
          </w:tcPr>
          <w:p w14:paraId="0289A1CF" w14:textId="011C9DB6" w:rsidR="007D6BAC" w:rsidRPr="003965B4" w:rsidDel="00584FD7" w:rsidRDefault="007D6BAC" w:rsidP="00B87E34">
            <w:pPr>
              <w:rPr>
                <w:del w:id="569" w:author="Evan Weber" w:date="2016-11-28T13:35:00Z"/>
                <w:rFonts w:cs="Times New Roman"/>
                <w:sz w:val="20"/>
                <w:szCs w:val="20"/>
              </w:rPr>
            </w:pPr>
            <w:del w:id="570" w:author="Evan Weber" w:date="2016-11-28T13:35:00Z">
              <w:r w:rsidDel="00584FD7">
                <w:rPr>
                  <w:rFonts w:cs="Times New Roman"/>
                  <w:sz w:val="20"/>
                  <w:szCs w:val="20"/>
                </w:rPr>
                <w:delText>Contention Code 2200</w:delText>
              </w:r>
            </w:del>
          </w:p>
        </w:tc>
        <w:tc>
          <w:tcPr>
            <w:tcW w:w="4945" w:type="dxa"/>
          </w:tcPr>
          <w:p w14:paraId="75112EB4" w14:textId="2EDE50AC" w:rsidR="007D6BAC" w:rsidRPr="003965B4" w:rsidDel="00584FD7" w:rsidRDefault="007D6BAC" w:rsidP="00B87E34">
            <w:pPr>
              <w:rPr>
                <w:del w:id="571" w:author="Evan Weber" w:date="2016-11-28T13:35:00Z"/>
                <w:rFonts w:cs="Times New Roman"/>
                <w:sz w:val="20"/>
                <w:szCs w:val="20"/>
              </w:rPr>
            </w:pPr>
            <w:del w:id="572" w:author="Evan Weber" w:date="2016-11-28T13:35:00Z">
              <w:r w:rsidDel="00584FD7">
                <w:rPr>
                  <w:rFonts w:cs="Times New Roman"/>
                  <w:sz w:val="20"/>
                  <w:szCs w:val="20"/>
                </w:rPr>
                <w:delText>7913 Prior Rating (</w:delText>
              </w:r>
              <w:r w:rsidRPr="00D57CF5" w:rsidDel="00584FD7">
                <w:rPr>
                  <w:rFonts w:cs="Times New Roman"/>
                  <w:sz w:val="20"/>
                  <w:szCs w:val="20"/>
                </w:rPr>
                <w:delText>Diabetes mellitus</w:delText>
              </w:r>
              <w:r w:rsidDel="00584FD7">
                <w:rPr>
                  <w:rFonts w:cs="Times New Roman"/>
                  <w:sz w:val="20"/>
                  <w:szCs w:val="20"/>
                </w:rPr>
                <w:delText>)</w:delText>
              </w:r>
            </w:del>
          </w:p>
        </w:tc>
      </w:tr>
      <w:tr w:rsidR="007D6BAC" w:rsidRPr="003965B4" w:rsidDel="00584FD7" w14:paraId="3A1C7B0E" w14:textId="2A269FAC" w:rsidTr="003965B4">
        <w:trPr>
          <w:del w:id="573" w:author="Evan Weber" w:date="2016-11-28T13:35:00Z"/>
        </w:trPr>
        <w:tc>
          <w:tcPr>
            <w:tcW w:w="4765" w:type="dxa"/>
          </w:tcPr>
          <w:p w14:paraId="527709E0" w14:textId="6B9598D9" w:rsidR="007D6BAC" w:rsidRPr="003965B4" w:rsidDel="00584FD7" w:rsidRDefault="007D6BAC" w:rsidP="00B87E34">
            <w:pPr>
              <w:rPr>
                <w:del w:id="574" w:author="Evan Weber" w:date="2016-11-28T13:35:00Z"/>
                <w:rFonts w:cs="Times New Roman"/>
                <w:sz w:val="20"/>
                <w:szCs w:val="20"/>
              </w:rPr>
            </w:pPr>
            <w:del w:id="575" w:author="Evan Weber" w:date="2016-11-28T13:35:00Z">
              <w:r w:rsidDel="00584FD7">
                <w:rPr>
                  <w:rFonts w:cs="Times New Roman"/>
                  <w:sz w:val="20"/>
                  <w:szCs w:val="20"/>
                </w:rPr>
                <w:delText>Contention Code 3140</w:delText>
              </w:r>
            </w:del>
          </w:p>
        </w:tc>
        <w:tc>
          <w:tcPr>
            <w:tcW w:w="4945" w:type="dxa"/>
          </w:tcPr>
          <w:p w14:paraId="3BC2C56B" w14:textId="22D6EBF3" w:rsidR="007D6BAC" w:rsidRPr="003965B4" w:rsidDel="00584FD7" w:rsidRDefault="007D6BAC" w:rsidP="00B87E34">
            <w:pPr>
              <w:rPr>
                <w:del w:id="576" w:author="Evan Weber" w:date="2016-11-28T13:35:00Z"/>
                <w:rFonts w:cs="Times New Roman"/>
                <w:sz w:val="20"/>
                <w:szCs w:val="20"/>
              </w:rPr>
            </w:pPr>
            <w:del w:id="577" w:author="Evan Weber" w:date="2016-11-28T13:35:00Z">
              <w:r w:rsidDel="00584FD7">
                <w:rPr>
                  <w:rFonts w:cs="Times New Roman"/>
                  <w:sz w:val="20"/>
                  <w:szCs w:val="20"/>
                </w:rPr>
                <w:delText>Age of Prior 7913 Rating</w:delText>
              </w:r>
            </w:del>
          </w:p>
        </w:tc>
      </w:tr>
      <w:tr w:rsidR="007D6BAC" w:rsidRPr="003965B4" w:rsidDel="00584FD7" w14:paraId="5D5A6219" w14:textId="3CF4B9D3" w:rsidTr="003965B4">
        <w:trPr>
          <w:trHeight w:val="58"/>
          <w:del w:id="578" w:author="Evan Weber" w:date="2016-11-28T13:35:00Z"/>
        </w:trPr>
        <w:tc>
          <w:tcPr>
            <w:tcW w:w="4765" w:type="dxa"/>
          </w:tcPr>
          <w:p w14:paraId="71A9921D" w14:textId="6D52BE75" w:rsidR="007D6BAC" w:rsidRPr="003965B4" w:rsidDel="00584FD7" w:rsidRDefault="007D6BAC" w:rsidP="00B87E34">
            <w:pPr>
              <w:rPr>
                <w:del w:id="579" w:author="Evan Weber" w:date="2016-11-28T13:35:00Z"/>
                <w:rFonts w:cs="Times New Roman"/>
                <w:sz w:val="20"/>
                <w:szCs w:val="20"/>
              </w:rPr>
            </w:pPr>
            <w:del w:id="580" w:author="Evan Weber" w:date="2016-11-28T13:35:00Z">
              <w:r w:rsidDel="00584FD7">
                <w:rPr>
                  <w:rFonts w:cs="Times New Roman"/>
                  <w:sz w:val="20"/>
                  <w:szCs w:val="20"/>
                </w:rPr>
                <w:delText>Contention Code 3150</w:delText>
              </w:r>
            </w:del>
          </w:p>
        </w:tc>
        <w:tc>
          <w:tcPr>
            <w:tcW w:w="4945" w:type="dxa"/>
          </w:tcPr>
          <w:p w14:paraId="11574E0F" w14:textId="2759D95E" w:rsidR="007D6BAC" w:rsidRPr="003965B4" w:rsidDel="00584FD7" w:rsidRDefault="007D6BAC" w:rsidP="00B87E34">
            <w:pPr>
              <w:rPr>
                <w:del w:id="581" w:author="Evan Weber" w:date="2016-11-28T13:35:00Z"/>
                <w:rFonts w:cs="Times New Roman"/>
                <w:sz w:val="20"/>
                <w:szCs w:val="20"/>
              </w:rPr>
            </w:pPr>
            <w:del w:id="582" w:author="Evan Weber" w:date="2016-11-28T13:35:00Z">
              <w:r w:rsidDel="00584FD7">
                <w:rPr>
                  <w:rFonts w:cs="Times New Roman"/>
                  <w:sz w:val="20"/>
                  <w:szCs w:val="20"/>
                </w:rPr>
                <w:delText>Change in Prior 7913 Rating</w:delText>
              </w:r>
            </w:del>
          </w:p>
        </w:tc>
      </w:tr>
      <w:tr w:rsidR="007D6BAC" w:rsidRPr="003965B4" w:rsidDel="00584FD7" w14:paraId="3D6A146F" w14:textId="5024FDF0" w:rsidTr="003965B4">
        <w:trPr>
          <w:trHeight w:val="58"/>
          <w:del w:id="583" w:author="Evan Weber" w:date="2016-11-28T13:35:00Z"/>
        </w:trPr>
        <w:tc>
          <w:tcPr>
            <w:tcW w:w="4765" w:type="dxa"/>
          </w:tcPr>
          <w:p w14:paraId="6F725250" w14:textId="1389A2DB" w:rsidR="007D6BAC" w:rsidDel="00584FD7" w:rsidRDefault="007D6BAC" w:rsidP="00B87E34">
            <w:pPr>
              <w:rPr>
                <w:del w:id="584" w:author="Evan Weber" w:date="2016-11-28T13:35:00Z"/>
                <w:rFonts w:cs="Times New Roman"/>
                <w:sz w:val="20"/>
                <w:szCs w:val="20"/>
              </w:rPr>
            </w:pPr>
            <w:del w:id="585" w:author="Evan Weber" w:date="2016-11-28T13:35:00Z">
              <w:r w:rsidDel="00584FD7">
                <w:rPr>
                  <w:rFonts w:cs="Times New Roman"/>
                  <w:sz w:val="20"/>
                  <w:szCs w:val="20"/>
                </w:rPr>
                <w:delText>Contention Code 4700</w:delText>
              </w:r>
            </w:del>
          </w:p>
        </w:tc>
        <w:tc>
          <w:tcPr>
            <w:tcW w:w="4945" w:type="dxa"/>
          </w:tcPr>
          <w:p w14:paraId="0FCCC339" w14:textId="0A112E2C" w:rsidR="007D6BAC" w:rsidRPr="003965B4" w:rsidDel="00584FD7" w:rsidRDefault="007D6BAC" w:rsidP="00B87E34">
            <w:pPr>
              <w:rPr>
                <w:del w:id="586" w:author="Evan Weber" w:date="2016-11-28T13:35:00Z"/>
                <w:rFonts w:cs="Times New Roman"/>
                <w:sz w:val="20"/>
                <w:szCs w:val="20"/>
              </w:rPr>
            </w:pPr>
            <w:del w:id="587" w:author="Evan Weber" w:date="2016-11-28T13:35:00Z">
              <w:r w:rsidDel="00584FD7">
                <w:rPr>
                  <w:rFonts w:cs="Times New Roman"/>
                  <w:sz w:val="20"/>
                  <w:szCs w:val="20"/>
                </w:rPr>
                <w:delText>5237 Prior Rating (</w:delText>
              </w:r>
              <w:r w:rsidRPr="00D57CF5" w:rsidDel="00584FD7">
                <w:rPr>
                  <w:rFonts w:cs="Times New Roman"/>
                  <w:sz w:val="20"/>
                  <w:szCs w:val="20"/>
                </w:rPr>
                <w:delText>Lumbosacral or Cervical Strain</w:delText>
              </w:r>
              <w:r w:rsidDel="00584FD7">
                <w:rPr>
                  <w:rFonts w:cs="Times New Roman"/>
                  <w:sz w:val="20"/>
                  <w:szCs w:val="20"/>
                </w:rPr>
                <w:delText>)</w:delText>
              </w:r>
            </w:del>
          </w:p>
        </w:tc>
      </w:tr>
      <w:tr w:rsidR="007D6BAC" w:rsidRPr="003965B4" w:rsidDel="00584FD7" w14:paraId="728E3B7D" w14:textId="34596FB1" w:rsidTr="003965B4">
        <w:trPr>
          <w:trHeight w:val="58"/>
          <w:del w:id="588" w:author="Evan Weber" w:date="2016-11-28T13:35:00Z"/>
        </w:trPr>
        <w:tc>
          <w:tcPr>
            <w:tcW w:w="4765" w:type="dxa"/>
          </w:tcPr>
          <w:p w14:paraId="299EBF0A" w14:textId="362EC39E" w:rsidR="007D6BAC" w:rsidDel="00584FD7" w:rsidRDefault="007D6BAC" w:rsidP="00B87E34">
            <w:pPr>
              <w:rPr>
                <w:del w:id="589" w:author="Evan Weber" w:date="2016-11-28T13:35:00Z"/>
                <w:rFonts w:cs="Times New Roman"/>
                <w:sz w:val="20"/>
                <w:szCs w:val="20"/>
              </w:rPr>
            </w:pPr>
            <w:del w:id="590" w:author="Evan Weber" w:date="2016-11-28T13:35:00Z">
              <w:r w:rsidDel="00584FD7">
                <w:rPr>
                  <w:rFonts w:cs="Times New Roman"/>
                  <w:sz w:val="20"/>
                  <w:szCs w:val="20"/>
                </w:rPr>
                <w:delText>6260 Prior Rating (Tinnitus)</w:delText>
              </w:r>
            </w:del>
          </w:p>
        </w:tc>
        <w:tc>
          <w:tcPr>
            <w:tcW w:w="4945" w:type="dxa"/>
          </w:tcPr>
          <w:p w14:paraId="4A13BEDF" w14:textId="7149B95F" w:rsidR="007D6BAC" w:rsidRPr="003965B4" w:rsidDel="00584FD7" w:rsidRDefault="007D6BAC" w:rsidP="00B87E34">
            <w:pPr>
              <w:rPr>
                <w:del w:id="591" w:author="Evan Weber" w:date="2016-11-28T13:35:00Z"/>
                <w:rFonts w:cs="Times New Roman"/>
                <w:sz w:val="20"/>
                <w:szCs w:val="20"/>
              </w:rPr>
            </w:pPr>
            <w:del w:id="592" w:author="Evan Weber" w:date="2016-11-28T13:35:00Z">
              <w:r w:rsidDel="00584FD7">
                <w:rPr>
                  <w:rFonts w:cs="Times New Roman"/>
                  <w:sz w:val="20"/>
                  <w:szCs w:val="20"/>
                </w:rPr>
                <w:delText>Age of Prior 5237 Rating</w:delText>
              </w:r>
            </w:del>
          </w:p>
        </w:tc>
      </w:tr>
      <w:tr w:rsidR="007D6BAC" w:rsidRPr="003965B4" w:rsidDel="00584FD7" w14:paraId="0303A82A" w14:textId="318BF6B3" w:rsidTr="003965B4">
        <w:trPr>
          <w:trHeight w:val="58"/>
          <w:del w:id="593" w:author="Evan Weber" w:date="2016-11-28T13:35:00Z"/>
        </w:trPr>
        <w:tc>
          <w:tcPr>
            <w:tcW w:w="4765" w:type="dxa"/>
          </w:tcPr>
          <w:p w14:paraId="558D1961" w14:textId="661EAEA4" w:rsidR="007D6BAC" w:rsidDel="00584FD7" w:rsidRDefault="007D6BAC" w:rsidP="00B87E34">
            <w:pPr>
              <w:rPr>
                <w:del w:id="594" w:author="Evan Weber" w:date="2016-11-28T13:35:00Z"/>
                <w:rFonts w:cs="Times New Roman"/>
                <w:sz w:val="20"/>
                <w:szCs w:val="20"/>
              </w:rPr>
            </w:pPr>
            <w:del w:id="595" w:author="Evan Weber" w:date="2016-11-28T13:35:00Z">
              <w:r w:rsidDel="00584FD7">
                <w:rPr>
                  <w:rFonts w:cs="Times New Roman"/>
                  <w:sz w:val="20"/>
                  <w:szCs w:val="20"/>
                </w:rPr>
                <w:delText>Age of Prior 6260 Rating</w:delText>
              </w:r>
            </w:del>
          </w:p>
        </w:tc>
        <w:tc>
          <w:tcPr>
            <w:tcW w:w="4945" w:type="dxa"/>
          </w:tcPr>
          <w:p w14:paraId="21137887" w14:textId="421EC582" w:rsidR="007D6BAC" w:rsidDel="00584FD7" w:rsidRDefault="007D6BAC" w:rsidP="00B87E34">
            <w:pPr>
              <w:rPr>
                <w:del w:id="596" w:author="Evan Weber" w:date="2016-11-28T13:35:00Z"/>
                <w:rFonts w:cs="Times New Roman"/>
                <w:sz w:val="20"/>
                <w:szCs w:val="20"/>
              </w:rPr>
            </w:pPr>
            <w:del w:id="597" w:author="Evan Weber" w:date="2016-11-28T13:35:00Z">
              <w:r w:rsidDel="00584FD7">
                <w:rPr>
                  <w:rFonts w:cs="Times New Roman"/>
                  <w:sz w:val="20"/>
                  <w:szCs w:val="20"/>
                </w:rPr>
                <w:delText>Change in Prior 5237 Rating</w:delText>
              </w:r>
            </w:del>
          </w:p>
        </w:tc>
      </w:tr>
      <w:tr w:rsidR="007D6BAC" w:rsidRPr="003965B4" w:rsidDel="00584FD7" w14:paraId="0ACE863F" w14:textId="7F36BD7D" w:rsidTr="007D6BAC">
        <w:trPr>
          <w:trHeight w:val="58"/>
          <w:del w:id="598" w:author="Evan Weber" w:date="2016-11-28T13:35:00Z"/>
        </w:trPr>
        <w:tc>
          <w:tcPr>
            <w:tcW w:w="4765" w:type="dxa"/>
          </w:tcPr>
          <w:p w14:paraId="3E5713EC" w14:textId="224590F3" w:rsidR="007D6BAC" w:rsidDel="00584FD7" w:rsidRDefault="007D6BAC" w:rsidP="00B87E34">
            <w:pPr>
              <w:rPr>
                <w:del w:id="599" w:author="Evan Weber" w:date="2016-11-28T13:35:00Z"/>
                <w:rFonts w:cs="Times New Roman"/>
                <w:sz w:val="20"/>
                <w:szCs w:val="20"/>
              </w:rPr>
            </w:pPr>
            <w:del w:id="600" w:author="Evan Weber" w:date="2016-11-28T13:35:00Z">
              <w:r w:rsidDel="00584FD7">
                <w:rPr>
                  <w:rFonts w:cs="Times New Roman"/>
                  <w:sz w:val="20"/>
                  <w:szCs w:val="20"/>
                </w:rPr>
                <w:delText>Change in Prior 6260 Rating</w:delText>
              </w:r>
            </w:del>
          </w:p>
        </w:tc>
        <w:tc>
          <w:tcPr>
            <w:tcW w:w="4945" w:type="dxa"/>
          </w:tcPr>
          <w:p w14:paraId="2DA41536" w14:textId="61D68EF2" w:rsidR="007D6BAC" w:rsidDel="00584FD7" w:rsidRDefault="007D6BAC" w:rsidP="00B87E34">
            <w:pPr>
              <w:rPr>
                <w:del w:id="601" w:author="Evan Weber" w:date="2016-11-28T13:35:00Z"/>
                <w:rFonts w:cs="Times New Roman"/>
                <w:sz w:val="20"/>
                <w:szCs w:val="20"/>
              </w:rPr>
            </w:pPr>
          </w:p>
        </w:tc>
      </w:tr>
    </w:tbl>
    <w:p w14:paraId="3000D942" w14:textId="2D3F465E" w:rsidR="003965B4" w:rsidDel="00584FD7" w:rsidRDefault="003965B4" w:rsidP="006B045F">
      <w:pPr>
        <w:spacing w:after="0" w:line="480" w:lineRule="auto"/>
        <w:rPr>
          <w:del w:id="602" w:author="Evan Weber" w:date="2016-11-28T13:37:00Z"/>
          <w:rFonts w:cs="Times New Roman"/>
          <w:szCs w:val="24"/>
        </w:rPr>
      </w:pPr>
    </w:p>
    <w:p w14:paraId="45D37B63" w14:textId="77777777" w:rsidR="00584FD7" w:rsidRDefault="00584FD7" w:rsidP="006B045F">
      <w:pPr>
        <w:spacing w:after="0" w:line="480" w:lineRule="auto"/>
        <w:rPr>
          <w:ins w:id="603" w:author="Evan Weber" w:date="2016-11-28T13:38:00Z"/>
          <w:rFonts w:cs="Times New Roman"/>
          <w:szCs w:val="24"/>
        </w:rPr>
      </w:pPr>
    </w:p>
    <w:p w14:paraId="2B9B7F90" w14:textId="77777777" w:rsidR="006B045F" w:rsidRDefault="00030EF9" w:rsidP="006B045F">
      <w:pPr>
        <w:spacing w:after="0" w:line="480" w:lineRule="auto"/>
        <w:rPr>
          <w:ins w:id="604" w:author="Evan Weber" w:date="2016-11-28T13:37:00Z"/>
          <w:rFonts w:cs="Times New Roman"/>
          <w:szCs w:val="24"/>
        </w:rPr>
      </w:pPr>
      <w:r w:rsidRPr="006B045F">
        <w:rPr>
          <w:rFonts w:cs="Times New Roman"/>
          <w:szCs w:val="24"/>
        </w:rPr>
        <w:lastRenderedPageBreak/>
        <w:t xml:space="preserve">Data </w:t>
      </w:r>
      <w:r w:rsidR="00067766">
        <w:rPr>
          <w:rFonts w:cs="Times New Roman"/>
          <w:szCs w:val="24"/>
        </w:rPr>
        <w:t>we</w:t>
      </w:r>
      <w:r w:rsidRPr="006B045F">
        <w:rPr>
          <w:rFonts w:cs="Times New Roman"/>
          <w:szCs w:val="24"/>
        </w:rPr>
        <w:t>re then aggregated to identify all unique combinations of the defined features (or patterns) for eligible claims within the development data</w:t>
      </w:r>
      <w:del w:id="605" w:author="Evan Weber" w:date="2016-11-28T13:37:00Z">
        <w:r w:rsidRPr="006B045F" w:rsidDel="00584FD7">
          <w:rPr>
            <w:rFonts w:cs="Times New Roman"/>
            <w:szCs w:val="24"/>
          </w:rPr>
          <w:delText xml:space="preserve"> </w:delText>
        </w:r>
      </w:del>
      <w:r w:rsidRPr="006B045F">
        <w:rPr>
          <w:rFonts w:cs="Times New Roman"/>
          <w:szCs w:val="24"/>
        </w:rPr>
        <w:t xml:space="preserve">set.  </w:t>
      </w:r>
      <w:r w:rsidR="006B045F" w:rsidRPr="006B045F">
        <w:rPr>
          <w:rFonts w:cs="Times New Roman"/>
          <w:szCs w:val="24"/>
        </w:rPr>
        <w:t xml:space="preserve">For the Initial </w:t>
      </w:r>
      <w:r w:rsidR="00067766">
        <w:rPr>
          <w:rFonts w:cs="Times New Roman"/>
          <w:szCs w:val="24"/>
        </w:rPr>
        <w:t>General Hearing Loss</w:t>
      </w:r>
      <w:r w:rsidR="006B045F" w:rsidRPr="006B045F">
        <w:rPr>
          <w:rFonts w:cs="Times New Roman"/>
          <w:szCs w:val="24"/>
        </w:rPr>
        <w:t xml:space="preserve"> build, the number of unique patterns was slightly more than </w:t>
      </w:r>
      <w:r w:rsidR="00067766">
        <w:rPr>
          <w:rFonts w:cs="Times New Roman"/>
          <w:szCs w:val="24"/>
        </w:rPr>
        <w:t>95,000</w:t>
      </w:r>
      <w:r w:rsidR="006B045F" w:rsidRPr="006B045F">
        <w:rPr>
          <w:rFonts w:cs="Times New Roman"/>
          <w:szCs w:val="24"/>
        </w:rPr>
        <w:t xml:space="preserve">.  </w:t>
      </w:r>
    </w:p>
    <w:p w14:paraId="6F7B49E7" w14:textId="77777777" w:rsidR="00584FD7" w:rsidRDefault="00584FD7" w:rsidP="006B045F">
      <w:pPr>
        <w:spacing w:after="0" w:line="480" w:lineRule="auto"/>
        <w:rPr>
          <w:rFonts w:cs="Times New Roman"/>
          <w:szCs w:val="24"/>
        </w:rPr>
      </w:pPr>
    </w:p>
    <w:p w14:paraId="07796ED7" w14:textId="3486743E" w:rsidR="00D557B5" w:rsidRPr="00D557B5" w:rsidRDefault="00030EF9" w:rsidP="006B045F">
      <w:pPr>
        <w:spacing w:after="0" w:line="480" w:lineRule="auto"/>
        <w:rPr>
          <w:rFonts w:cs="Times New Roman"/>
          <w:szCs w:val="24"/>
        </w:rPr>
      </w:pPr>
      <w:r w:rsidRPr="00030EF9">
        <w:rPr>
          <w:rFonts w:cs="Times New Roman"/>
          <w:szCs w:val="24"/>
        </w:rPr>
        <w:t>The team next assign</w:t>
      </w:r>
      <w:r w:rsidR="009B0737">
        <w:rPr>
          <w:rFonts w:cs="Times New Roman"/>
          <w:szCs w:val="24"/>
        </w:rPr>
        <w:t>ed</w:t>
      </w:r>
      <w:r w:rsidRPr="00030EF9">
        <w:rPr>
          <w:rFonts w:cs="Times New Roman"/>
          <w:szCs w:val="24"/>
        </w:rPr>
        <w:t xml:space="preserve"> unique identifiers to each pattern and align</w:t>
      </w:r>
      <w:r w:rsidR="009B0737">
        <w:rPr>
          <w:rFonts w:cs="Times New Roman"/>
          <w:szCs w:val="24"/>
        </w:rPr>
        <w:t>ed</w:t>
      </w:r>
      <w:r w:rsidRPr="00030EF9">
        <w:rPr>
          <w:rFonts w:cs="Times New Roman"/>
          <w:szCs w:val="24"/>
        </w:rPr>
        <w:t xml:space="preserve"> the patterns with unique instances of resulting condition-specific </w:t>
      </w:r>
      <w:r w:rsidR="009B0737">
        <w:rPr>
          <w:rFonts w:cs="Times New Roman"/>
          <w:szCs w:val="24"/>
        </w:rPr>
        <w:t>Rating</w:t>
      </w:r>
      <w:r w:rsidRPr="00030EF9">
        <w:rPr>
          <w:rFonts w:cs="Times New Roman"/>
          <w:szCs w:val="24"/>
        </w:rPr>
        <w:t xml:space="preserve">s. </w:t>
      </w:r>
      <w:del w:id="606" w:author="Evan Weber" w:date="2016-11-28T13:38:00Z">
        <w:r w:rsidRPr="00030EF9" w:rsidDel="00B00EBE">
          <w:rPr>
            <w:rFonts w:cs="Times New Roman"/>
            <w:szCs w:val="24"/>
          </w:rPr>
          <w:delText xml:space="preserve"> </w:delText>
        </w:r>
      </w:del>
      <w:r w:rsidRPr="00030EF9">
        <w:rPr>
          <w:rFonts w:cs="Times New Roman"/>
          <w:szCs w:val="24"/>
        </w:rPr>
        <w:t xml:space="preserve">In some cases, the same pattern may result in </w:t>
      </w:r>
      <w:ins w:id="607" w:author="Evan Weber" w:date="2016-11-28T13:38:00Z">
        <w:r w:rsidR="00B00EBE">
          <w:rPr>
            <w:rFonts w:cs="Times New Roman"/>
            <w:szCs w:val="24"/>
          </w:rPr>
          <w:t xml:space="preserve">a </w:t>
        </w:r>
      </w:ins>
      <w:r w:rsidRPr="00030EF9">
        <w:rPr>
          <w:rFonts w:cs="Times New Roman"/>
          <w:szCs w:val="24"/>
        </w:rPr>
        <w:t xml:space="preserve">different </w:t>
      </w:r>
      <w:del w:id="608" w:author="Evan Weber" w:date="2016-11-28T13:38:00Z">
        <w:r w:rsidR="009B0737" w:rsidDel="00B00EBE">
          <w:rPr>
            <w:rFonts w:cs="Times New Roman"/>
            <w:szCs w:val="24"/>
          </w:rPr>
          <w:delText>R</w:delText>
        </w:r>
      </w:del>
      <w:ins w:id="609" w:author="Evan Weber" w:date="2016-11-28T13:38:00Z">
        <w:r w:rsidR="00B00EBE">
          <w:rPr>
            <w:rFonts w:cs="Times New Roman"/>
            <w:szCs w:val="24"/>
          </w:rPr>
          <w:t>r</w:t>
        </w:r>
      </w:ins>
      <w:r w:rsidR="009B0737">
        <w:rPr>
          <w:rFonts w:cs="Times New Roman"/>
          <w:szCs w:val="24"/>
        </w:rPr>
        <w:t>ating</w:t>
      </w:r>
      <w:r w:rsidRPr="00030EF9">
        <w:rPr>
          <w:rFonts w:cs="Times New Roman"/>
          <w:szCs w:val="24"/>
        </w:rPr>
        <w:t xml:space="preserve">.  In these cases, the number of occurrences for each different </w:t>
      </w:r>
      <w:del w:id="610" w:author="Evan Weber" w:date="2016-11-28T13:38:00Z">
        <w:r w:rsidR="009B0737" w:rsidDel="00B00EBE">
          <w:rPr>
            <w:rFonts w:cs="Times New Roman"/>
            <w:szCs w:val="24"/>
          </w:rPr>
          <w:delText>Rating</w:delText>
        </w:r>
        <w:r w:rsidRPr="00030EF9" w:rsidDel="00B00EBE">
          <w:rPr>
            <w:rFonts w:cs="Times New Roman"/>
            <w:szCs w:val="24"/>
          </w:rPr>
          <w:delText xml:space="preserve"> </w:delText>
        </w:r>
      </w:del>
      <w:ins w:id="611" w:author="Evan Weber" w:date="2016-11-28T13:38:00Z">
        <w:r w:rsidR="00B00EBE">
          <w:rPr>
            <w:rFonts w:cs="Times New Roman"/>
            <w:szCs w:val="24"/>
          </w:rPr>
          <w:t>rating</w:t>
        </w:r>
        <w:r w:rsidR="00B00EBE" w:rsidRPr="00030EF9">
          <w:rPr>
            <w:rFonts w:cs="Times New Roman"/>
            <w:szCs w:val="24"/>
          </w:rPr>
          <w:t xml:space="preserve"> </w:t>
        </w:r>
      </w:ins>
      <w:r w:rsidRPr="00030EF9">
        <w:rPr>
          <w:rFonts w:cs="Times New Roman"/>
          <w:szCs w:val="24"/>
        </w:rPr>
        <w:t>i</w:t>
      </w:r>
      <w:r w:rsidR="009B0737">
        <w:rPr>
          <w:rFonts w:cs="Times New Roman"/>
          <w:szCs w:val="24"/>
        </w:rPr>
        <w:t xml:space="preserve">s calculated. </w:t>
      </w:r>
      <w:del w:id="612" w:author="Evan Weber" w:date="2016-11-28T13:38:00Z">
        <w:r w:rsidR="009B0737" w:rsidDel="00B00EBE">
          <w:rPr>
            <w:rFonts w:cs="Times New Roman"/>
            <w:szCs w:val="24"/>
          </w:rPr>
          <w:delText xml:space="preserve"> </w:delText>
        </w:r>
      </w:del>
      <w:r w:rsidR="009B0737">
        <w:rPr>
          <w:rFonts w:cs="Times New Roman"/>
          <w:szCs w:val="24"/>
        </w:rPr>
        <w:t xml:space="preserve">The most common </w:t>
      </w:r>
      <w:del w:id="613" w:author="Evan Weber" w:date="2016-11-28T13:38:00Z">
        <w:r w:rsidR="009B0737" w:rsidDel="00B00EBE">
          <w:rPr>
            <w:rFonts w:cs="Times New Roman"/>
            <w:szCs w:val="24"/>
          </w:rPr>
          <w:delText>Rating</w:delText>
        </w:r>
        <w:r w:rsidRPr="00030EF9" w:rsidDel="00B00EBE">
          <w:rPr>
            <w:rFonts w:cs="Times New Roman"/>
            <w:szCs w:val="24"/>
          </w:rPr>
          <w:delText xml:space="preserve"> </w:delText>
        </w:r>
      </w:del>
      <w:ins w:id="614" w:author="Evan Weber" w:date="2016-11-28T13:38:00Z">
        <w:r w:rsidR="00B00EBE">
          <w:rPr>
            <w:rFonts w:cs="Times New Roman"/>
            <w:szCs w:val="24"/>
          </w:rPr>
          <w:t>rating</w:t>
        </w:r>
        <w:r w:rsidR="00B00EBE" w:rsidRPr="00030EF9">
          <w:rPr>
            <w:rFonts w:cs="Times New Roman"/>
            <w:szCs w:val="24"/>
          </w:rPr>
          <w:t xml:space="preserve"> </w:t>
        </w:r>
      </w:ins>
      <w:r w:rsidRPr="00030EF9">
        <w:rPr>
          <w:rFonts w:cs="Times New Roman"/>
          <w:szCs w:val="24"/>
        </w:rPr>
        <w:t xml:space="preserve">for the specific pattern is then assigned for the model.  </w:t>
      </w:r>
      <w:r w:rsidR="009B0737">
        <w:rPr>
          <w:rFonts w:cs="Times New Roman"/>
          <w:szCs w:val="24"/>
        </w:rPr>
        <w:t>Once</w:t>
      </w:r>
      <w:r w:rsidRPr="00030EF9">
        <w:rPr>
          <w:rFonts w:cs="Times New Roman"/>
          <w:szCs w:val="24"/>
        </w:rPr>
        <w:t xml:space="preserve"> each pattern </w:t>
      </w:r>
      <w:r w:rsidR="009B0737">
        <w:rPr>
          <w:rFonts w:cs="Times New Roman"/>
          <w:szCs w:val="24"/>
        </w:rPr>
        <w:t>wa</w:t>
      </w:r>
      <w:r w:rsidRPr="00030EF9">
        <w:rPr>
          <w:rFonts w:cs="Times New Roman"/>
          <w:szCs w:val="24"/>
        </w:rPr>
        <w:t xml:space="preserve">s assigned a unique </w:t>
      </w:r>
      <w:del w:id="615" w:author="Evan Weber" w:date="2016-11-28T13:38:00Z">
        <w:r w:rsidR="009B0737" w:rsidDel="00B00EBE">
          <w:rPr>
            <w:rFonts w:cs="Times New Roman"/>
            <w:szCs w:val="24"/>
          </w:rPr>
          <w:delText>Rating</w:delText>
        </w:r>
        <w:r w:rsidRPr="00030EF9" w:rsidDel="00B00EBE">
          <w:rPr>
            <w:rFonts w:cs="Times New Roman"/>
            <w:szCs w:val="24"/>
          </w:rPr>
          <w:delText xml:space="preserve"> </w:delText>
        </w:r>
      </w:del>
      <w:ins w:id="616" w:author="Evan Weber" w:date="2016-11-28T13:38:00Z">
        <w:r w:rsidR="00B00EBE">
          <w:rPr>
            <w:rFonts w:cs="Times New Roman"/>
            <w:szCs w:val="24"/>
          </w:rPr>
          <w:t>rating</w:t>
        </w:r>
        <w:r w:rsidR="00B00EBE" w:rsidRPr="00030EF9">
          <w:rPr>
            <w:rFonts w:cs="Times New Roman"/>
            <w:szCs w:val="24"/>
          </w:rPr>
          <w:t xml:space="preserve"> </w:t>
        </w:r>
      </w:ins>
      <w:r w:rsidRPr="00030EF9">
        <w:rPr>
          <w:rFonts w:cs="Times New Roman"/>
          <w:szCs w:val="24"/>
        </w:rPr>
        <w:t>(and the pattern-set or model is complete), the team applie</w:t>
      </w:r>
      <w:r w:rsidR="009B0737">
        <w:rPr>
          <w:rFonts w:cs="Times New Roman"/>
          <w:szCs w:val="24"/>
        </w:rPr>
        <w:t>d</w:t>
      </w:r>
      <w:r w:rsidRPr="00030EF9">
        <w:rPr>
          <w:rFonts w:cs="Times New Roman"/>
          <w:szCs w:val="24"/>
        </w:rPr>
        <w:t xml:space="preserve"> the model to the </w:t>
      </w:r>
      <w:ins w:id="617" w:author="Evan Weber" w:date="2016-11-28T13:39:00Z">
        <w:r w:rsidR="00B00EBE">
          <w:rPr>
            <w:rFonts w:cs="Times New Roman"/>
            <w:szCs w:val="24"/>
          </w:rPr>
          <w:t xml:space="preserve">original </w:t>
        </w:r>
      </w:ins>
      <w:r w:rsidRPr="00030EF9">
        <w:rPr>
          <w:rFonts w:cs="Times New Roman"/>
          <w:szCs w:val="24"/>
        </w:rPr>
        <w:t xml:space="preserve">data </w:t>
      </w:r>
      <w:del w:id="618" w:author="Evan Weber" w:date="2016-11-28T13:39:00Z">
        <w:r w:rsidRPr="00030EF9" w:rsidDel="00B00EBE">
          <w:rPr>
            <w:rFonts w:cs="Times New Roman"/>
            <w:szCs w:val="24"/>
          </w:rPr>
          <w:delText xml:space="preserve">from which it was originally derived </w:delText>
        </w:r>
      </w:del>
      <w:r w:rsidRPr="00030EF9">
        <w:rPr>
          <w:rFonts w:cs="Times New Roman"/>
          <w:szCs w:val="24"/>
        </w:rPr>
        <w:t>to calculate initial through</w:t>
      </w:r>
      <w:del w:id="619" w:author="Evan Weber" w:date="2016-11-28T13:39:00Z">
        <w:r w:rsidRPr="00030EF9" w:rsidDel="00B00EBE">
          <w:rPr>
            <w:rFonts w:cs="Times New Roman"/>
            <w:szCs w:val="24"/>
          </w:rPr>
          <w:delText>-</w:delText>
        </w:r>
      </w:del>
      <w:r w:rsidRPr="00030EF9">
        <w:rPr>
          <w:rFonts w:cs="Times New Roman"/>
          <w:szCs w:val="24"/>
        </w:rPr>
        <w:t>put, accuracy, and re-use rates.</w:t>
      </w:r>
    </w:p>
    <w:p w14:paraId="589DD212" w14:textId="77777777" w:rsidR="00B512F5" w:rsidRDefault="004324F0" w:rsidP="003A0FD6">
      <w:pPr>
        <w:pStyle w:val="Heading2"/>
      </w:pPr>
      <w:bookmarkStart w:id="620" w:name="_Toc468094199"/>
      <w:r w:rsidRPr="004324F0">
        <w:t>Model Optimization Process</w:t>
      </w:r>
      <w:r w:rsidR="007A38BC">
        <w:t xml:space="preserve"> for Co-Occurring Conditions</w:t>
      </w:r>
      <w:bookmarkEnd w:id="620"/>
    </w:p>
    <w:p w14:paraId="3990DD92" w14:textId="49DAB36D" w:rsidR="00030EF9" w:rsidRPr="006B045F" w:rsidDel="00B00EBE" w:rsidRDefault="00030EF9" w:rsidP="00030EF9">
      <w:pPr>
        <w:spacing w:after="0" w:line="480" w:lineRule="auto"/>
        <w:rPr>
          <w:del w:id="621" w:author="Evan Weber" w:date="2016-11-28T13:40:00Z"/>
          <w:rFonts w:cs="Times New Roman"/>
          <w:szCs w:val="24"/>
        </w:rPr>
      </w:pPr>
      <w:r>
        <w:rPr>
          <w:rFonts w:cs="Times New Roman"/>
          <w:szCs w:val="24"/>
        </w:rPr>
        <w:t>The team next optimize</w:t>
      </w:r>
      <w:r w:rsidR="009B0737">
        <w:rPr>
          <w:rFonts w:cs="Times New Roman"/>
          <w:szCs w:val="24"/>
        </w:rPr>
        <w:t>d</w:t>
      </w:r>
      <w:r>
        <w:rPr>
          <w:rFonts w:cs="Times New Roman"/>
          <w:szCs w:val="24"/>
        </w:rPr>
        <w:t xml:space="preserve"> the model</w:t>
      </w:r>
      <w:r w:rsidRPr="006B045F">
        <w:rPr>
          <w:rFonts w:cs="Times New Roman"/>
          <w:szCs w:val="24"/>
        </w:rPr>
        <w:t xml:space="preserve"> to determine </w:t>
      </w:r>
      <w:r>
        <w:rPr>
          <w:rFonts w:cs="Times New Roman"/>
          <w:szCs w:val="24"/>
        </w:rPr>
        <w:t xml:space="preserve">the </w:t>
      </w:r>
      <w:r w:rsidRPr="006B045F">
        <w:rPr>
          <w:rFonts w:cs="Times New Roman"/>
          <w:szCs w:val="24"/>
        </w:rPr>
        <w:t xml:space="preserve">set of features that yields the highest throughput, accuracy, and pattern re-use rates. </w:t>
      </w:r>
      <w:del w:id="622" w:author="Evan Weber" w:date="2016-11-28T13:39:00Z">
        <w:r w:rsidRPr="006B045F" w:rsidDel="00B00EBE">
          <w:rPr>
            <w:rFonts w:cs="Times New Roman"/>
            <w:szCs w:val="24"/>
          </w:rPr>
          <w:delText xml:space="preserve"> </w:delText>
        </w:r>
      </w:del>
      <w:r w:rsidRPr="006B045F">
        <w:rPr>
          <w:rFonts w:cs="Times New Roman"/>
          <w:szCs w:val="24"/>
        </w:rPr>
        <w:t xml:space="preserve">The more </w:t>
      </w:r>
      <w:ins w:id="623" w:author="Evan Weber" w:date="2016-11-28T13:40:00Z">
        <w:r w:rsidR="00B00EBE">
          <w:rPr>
            <w:rFonts w:cs="Times New Roman"/>
            <w:szCs w:val="24"/>
          </w:rPr>
          <w:t xml:space="preserve">often </w:t>
        </w:r>
      </w:ins>
      <w:r w:rsidRPr="006B045F">
        <w:rPr>
          <w:rFonts w:cs="Times New Roman"/>
          <w:szCs w:val="24"/>
        </w:rPr>
        <w:t xml:space="preserve">a fact pattern is </w:t>
      </w:r>
      <w:del w:id="624" w:author="Evan Weber" w:date="2016-11-28T13:40:00Z">
        <w:r w:rsidRPr="006B045F" w:rsidDel="00B00EBE">
          <w:rPr>
            <w:rFonts w:cs="Times New Roman"/>
            <w:szCs w:val="24"/>
          </w:rPr>
          <w:delText xml:space="preserve">found to be </w:delText>
        </w:r>
      </w:del>
      <w:r w:rsidRPr="006B045F">
        <w:rPr>
          <w:rFonts w:cs="Times New Roman"/>
          <w:szCs w:val="24"/>
        </w:rPr>
        <w:t xml:space="preserve">applicable (its rate of use), the higher its predictive value. </w:t>
      </w:r>
      <w:del w:id="625" w:author="Evan Weber" w:date="2016-11-28T13:39:00Z">
        <w:r w:rsidRPr="006B045F" w:rsidDel="00B00EBE">
          <w:rPr>
            <w:rFonts w:cs="Times New Roman"/>
            <w:szCs w:val="24"/>
          </w:rPr>
          <w:delText xml:space="preserve"> </w:delText>
        </w:r>
      </w:del>
      <w:r w:rsidRPr="006B045F">
        <w:rPr>
          <w:rFonts w:cs="Times New Roman"/>
          <w:szCs w:val="24"/>
        </w:rPr>
        <w:t>Adding and subtracting features from the overall feature set increases patter</w:t>
      </w:r>
      <w:r>
        <w:rPr>
          <w:rFonts w:cs="Times New Roman"/>
          <w:szCs w:val="24"/>
        </w:rPr>
        <w:t>n</w:t>
      </w:r>
      <w:r w:rsidRPr="006B045F">
        <w:rPr>
          <w:rFonts w:cs="Times New Roman"/>
          <w:szCs w:val="24"/>
        </w:rPr>
        <w:t xml:space="preserve"> </w:t>
      </w:r>
      <w:r>
        <w:rPr>
          <w:rFonts w:cs="Times New Roman"/>
          <w:szCs w:val="24"/>
        </w:rPr>
        <w:t>re-</w:t>
      </w:r>
      <w:r w:rsidRPr="006B045F">
        <w:rPr>
          <w:rFonts w:cs="Times New Roman"/>
          <w:szCs w:val="24"/>
        </w:rPr>
        <w:t xml:space="preserve">use rates. </w:t>
      </w:r>
      <w:del w:id="626" w:author="Evan Weber" w:date="2016-11-28T13:39:00Z">
        <w:r w:rsidRPr="006B045F" w:rsidDel="00B00EBE">
          <w:rPr>
            <w:rFonts w:cs="Times New Roman"/>
            <w:szCs w:val="24"/>
          </w:rPr>
          <w:delText xml:space="preserve"> </w:delText>
        </w:r>
      </w:del>
      <w:r w:rsidRPr="006B045F">
        <w:rPr>
          <w:rFonts w:cs="Times New Roman"/>
          <w:szCs w:val="24"/>
        </w:rPr>
        <w:t xml:space="preserve">Similarly, </w:t>
      </w:r>
      <w:r>
        <w:rPr>
          <w:rFonts w:cs="Times New Roman"/>
          <w:szCs w:val="24"/>
        </w:rPr>
        <w:t xml:space="preserve">aggregating </w:t>
      </w:r>
      <w:r w:rsidRPr="006B045F">
        <w:rPr>
          <w:rFonts w:cs="Times New Roman"/>
          <w:szCs w:val="24"/>
        </w:rPr>
        <w:t xml:space="preserve">individual features </w:t>
      </w:r>
      <w:r>
        <w:rPr>
          <w:rFonts w:cs="Times New Roman"/>
          <w:szCs w:val="24"/>
        </w:rPr>
        <w:t xml:space="preserve">increases the applicability of the results patterns to targeted </w:t>
      </w:r>
      <w:r w:rsidRPr="006B045F">
        <w:rPr>
          <w:rFonts w:cs="Times New Roman"/>
          <w:szCs w:val="24"/>
        </w:rPr>
        <w:t>claims (e.g., converting days to years rounded to whole integers</w:t>
      </w:r>
      <w:r>
        <w:rPr>
          <w:rFonts w:cs="Times New Roman"/>
          <w:szCs w:val="24"/>
        </w:rPr>
        <w:t xml:space="preserve"> allows the same pattern to be applied to more claims</w:t>
      </w:r>
      <w:r w:rsidRPr="006B045F">
        <w:rPr>
          <w:rFonts w:cs="Times New Roman"/>
          <w:szCs w:val="24"/>
        </w:rPr>
        <w:t xml:space="preserve">). </w:t>
      </w:r>
      <w:del w:id="627" w:author="Evan Weber" w:date="2016-11-28T13:39:00Z">
        <w:r w:rsidRPr="006B045F" w:rsidDel="00B00EBE">
          <w:rPr>
            <w:rFonts w:cs="Times New Roman"/>
            <w:szCs w:val="24"/>
          </w:rPr>
          <w:delText xml:space="preserve"> </w:delText>
        </w:r>
      </w:del>
      <w:r>
        <w:rPr>
          <w:rFonts w:cs="Times New Roman"/>
          <w:szCs w:val="24"/>
        </w:rPr>
        <w:t>Each different configuration forms a unique model scenario.</w:t>
      </w:r>
      <w:ins w:id="628" w:author="Evan Weber" w:date="2016-11-28T13:40:00Z">
        <w:r w:rsidR="00B00EBE">
          <w:rPr>
            <w:rFonts w:cs="Times New Roman"/>
            <w:szCs w:val="24"/>
          </w:rPr>
          <w:t xml:space="preserve"> </w:t>
        </w:r>
      </w:ins>
    </w:p>
    <w:p w14:paraId="05910C80" w14:textId="77777777" w:rsidR="00030EF9" w:rsidRPr="006B045F" w:rsidRDefault="00030EF9" w:rsidP="00030EF9">
      <w:pPr>
        <w:spacing w:after="0" w:line="480" w:lineRule="auto"/>
        <w:rPr>
          <w:rFonts w:cs="Times New Roman"/>
          <w:szCs w:val="24"/>
        </w:rPr>
      </w:pPr>
      <w:r>
        <w:rPr>
          <w:rFonts w:cs="Times New Roman"/>
          <w:szCs w:val="24"/>
        </w:rPr>
        <w:t>The team next conduct</w:t>
      </w:r>
      <w:r w:rsidR="009B0737">
        <w:rPr>
          <w:rFonts w:cs="Times New Roman"/>
          <w:szCs w:val="24"/>
        </w:rPr>
        <w:t>ed</w:t>
      </w:r>
      <w:r>
        <w:rPr>
          <w:rFonts w:cs="Times New Roman"/>
          <w:szCs w:val="24"/>
        </w:rPr>
        <w:t xml:space="preserve"> s</w:t>
      </w:r>
      <w:r w:rsidRPr="006B045F">
        <w:rPr>
          <w:rFonts w:cs="Times New Roman"/>
          <w:szCs w:val="24"/>
        </w:rPr>
        <w:t>ensitivity analysis to quantify:</w:t>
      </w:r>
    </w:p>
    <w:p w14:paraId="2899318A" w14:textId="77777777" w:rsidR="00030EF9" w:rsidRDefault="00030EF9" w:rsidP="00030EF9">
      <w:pPr>
        <w:pStyle w:val="ListParagraph"/>
        <w:numPr>
          <w:ilvl w:val="0"/>
          <w:numId w:val="22"/>
        </w:numPr>
        <w:spacing w:after="0" w:line="480" w:lineRule="auto"/>
        <w:rPr>
          <w:rFonts w:cs="Times New Roman"/>
          <w:szCs w:val="24"/>
        </w:rPr>
      </w:pPr>
      <w:r w:rsidRPr="00406934">
        <w:rPr>
          <w:rFonts w:cs="Times New Roman"/>
          <w:szCs w:val="24"/>
        </w:rPr>
        <w:t>The contribution of each individual feature to the overall accuracy and throughput of the model; and</w:t>
      </w:r>
    </w:p>
    <w:p w14:paraId="180E46F7" w14:textId="77777777" w:rsidR="00030EF9" w:rsidRPr="00406934" w:rsidRDefault="00030EF9" w:rsidP="00030EF9">
      <w:pPr>
        <w:pStyle w:val="ListParagraph"/>
        <w:numPr>
          <w:ilvl w:val="0"/>
          <w:numId w:val="22"/>
        </w:numPr>
        <w:spacing w:after="0" w:line="480" w:lineRule="auto"/>
        <w:rPr>
          <w:rFonts w:cs="Times New Roman"/>
          <w:szCs w:val="24"/>
        </w:rPr>
      </w:pPr>
      <w:r w:rsidRPr="00406934">
        <w:rPr>
          <w:rFonts w:cs="Times New Roman"/>
          <w:szCs w:val="24"/>
        </w:rPr>
        <w:t>The impact of feature aggregation on accuracy and throughput.</w:t>
      </w:r>
    </w:p>
    <w:p w14:paraId="76C51E4F" w14:textId="48E87FDC" w:rsidR="006B045F" w:rsidRDefault="00030EF9" w:rsidP="00030EF9">
      <w:pPr>
        <w:spacing w:after="0" w:line="480" w:lineRule="auto"/>
        <w:rPr>
          <w:rFonts w:cs="Times New Roman"/>
          <w:szCs w:val="24"/>
        </w:rPr>
      </w:pPr>
      <w:r>
        <w:rPr>
          <w:rFonts w:cs="Times New Roman"/>
          <w:szCs w:val="24"/>
        </w:rPr>
        <w:t>The team narrow</w:t>
      </w:r>
      <w:ins w:id="629" w:author="Evan Weber" w:date="2016-11-28T13:40:00Z">
        <w:r w:rsidR="00B00EBE">
          <w:rPr>
            <w:rFonts w:cs="Times New Roman"/>
            <w:szCs w:val="24"/>
          </w:rPr>
          <w:t>ed</w:t>
        </w:r>
      </w:ins>
      <w:del w:id="630" w:author="Evan Weber" w:date="2016-11-28T13:40:00Z">
        <w:r w:rsidDel="00B00EBE">
          <w:rPr>
            <w:rFonts w:cs="Times New Roman"/>
            <w:szCs w:val="24"/>
          </w:rPr>
          <w:delText>s</w:delText>
        </w:r>
      </w:del>
      <w:r>
        <w:rPr>
          <w:rFonts w:cs="Times New Roman"/>
          <w:szCs w:val="24"/>
        </w:rPr>
        <w:t xml:space="preserve"> the number of viable model configuration scenarios to a defined set of preliminary models based those</w:t>
      </w:r>
      <w:r w:rsidRPr="006B045F">
        <w:rPr>
          <w:rFonts w:cs="Times New Roman"/>
          <w:szCs w:val="24"/>
        </w:rPr>
        <w:t xml:space="preserve"> that yield the highest rates of use within throughput and accuracy thresholds. </w:t>
      </w:r>
      <w:del w:id="631" w:author="Evan Weber" w:date="2016-11-28T13:40:00Z">
        <w:r w:rsidRPr="006B045F" w:rsidDel="00B00EBE">
          <w:rPr>
            <w:rFonts w:cs="Times New Roman"/>
            <w:szCs w:val="24"/>
          </w:rPr>
          <w:delText xml:space="preserve"> </w:delText>
        </w:r>
      </w:del>
      <w:r w:rsidRPr="006B045F">
        <w:rPr>
          <w:rFonts w:cs="Times New Roman"/>
          <w:szCs w:val="24"/>
        </w:rPr>
        <w:t>This more limited set of preliminary models form</w:t>
      </w:r>
      <w:ins w:id="632" w:author="Evan Weber" w:date="2016-11-28T13:41:00Z">
        <w:r w:rsidR="00B00EBE">
          <w:rPr>
            <w:rFonts w:cs="Times New Roman"/>
            <w:szCs w:val="24"/>
          </w:rPr>
          <w:t>ed</w:t>
        </w:r>
      </w:ins>
      <w:r w:rsidRPr="006B045F">
        <w:rPr>
          <w:rFonts w:cs="Times New Roman"/>
          <w:szCs w:val="24"/>
        </w:rPr>
        <w:t xml:space="preserve"> the basis for testing and performance analysis.</w:t>
      </w:r>
    </w:p>
    <w:p w14:paraId="0328BFD4" w14:textId="6E65A006" w:rsidR="009B0737" w:rsidRPr="006B045F" w:rsidRDefault="009B0737">
      <w:pPr>
        <w:spacing w:after="0" w:line="480" w:lineRule="auto"/>
        <w:ind w:left="720"/>
        <w:rPr>
          <w:rFonts w:cs="Times New Roman"/>
          <w:szCs w:val="24"/>
        </w:rPr>
        <w:pPrChange w:id="633" w:author="Evan Weber" w:date="2016-11-28T13:41:00Z">
          <w:pPr>
            <w:spacing w:after="0" w:line="480" w:lineRule="auto"/>
          </w:pPr>
        </w:pPrChange>
      </w:pPr>
      <w:r w:rsidRPr="009B0737">
        <w:rPr>
          <w:rFonts w:cs="Times New Roman"/>
          <w:b/>
          <w:szCs w:val="24"/>
        </w:rPr>
        <w:lastRenderedPageBreak/>
        <w:t>NOTE:</w:t>
      </w:r>
      <w:r>
        <w:rPr>
          <w:rFonts w:cs="Times New Roman"/>
          <w:szCs w:val="24"/>
        </w:rPr>
        <w:t xml:space="preserve"> </w:t>
      </w:r>
      <w:del w:id="634" w:author="Evan Weber" w:date="2016-11-28T13:41:00Z">
        <w:r w:rsidDel="00B00EBE">
          <w:rPr>
            <w:rFonts w:cs="Times New Roman"/>
            <w:szCs w:val="24"/>
          </w:rPr>
          <w:delText xml:space="preserve"> </w:delText>
        </w:r>
      </w:del>
      <w:r>
        <w:rPr>
          <w:rFonts w:cs="Times New Roman"/>
          <w:szCs w:val="24"/>
        </w:rPr>
        <w:t>Early in the optimization process, the BCDS</w:t>
      </w:r>
      <w:ins w:id="635" w:author="Evan Weber" w:date="2016-11-28T13:41:00Z">
        <w:r w:rsidR="00B00EBE">
          <w:rPr>
            <w:rFonts w:cs="Times New Roman"/>
            <w:szCs w:val="24"/>
          </w:rPr>
          <w:t>S</w:t>
        </w:r>
      </w:ins>
      <w:r>
        <w:rPr>
          <w:rFonts w:cs="Times New Roman"/>
          <w:szCs w:val="24"/>
        </w:rPr>
        <w:t xml:space="preserve"> Team determined that the rating for general hearing loss changed very infrequently (in only 2</w:t>
      </w:r>
      <w:r w:rsidR="007D6BAC">
        <w:rPr>
          <w:rFonts w:cs="Times New Roman"/>
          <w:szCs w:val="24"/>
        </w:rPr>
        <w:t xml:space="preserve">7.9 </w:t>
      </w:r>
      <w:r>
        <w:rPr>
          <w:rFonts w:cs="Times New Roman"/>
          <w:szCs w:val="24"/>
        </w:rPr>
        <w:t xml:space="preserve">percent </w:t>
      </w:r>
      <w:r w:rsidR="007D6BAC">
        <w:rPr>
          <w:rFonts w:cs="Times New Roman"/>
          <w:szCs w:val="24"/>
        </w:rPr>
        <w:t xml:space="preserve">or 54,675 </w:t>
      </w:r>
      <w:r>
        <w:rPr>
          <w:rFonts w:cs="Times New Roman"/>
          <w:szCs w:val="24"/>
        </w:rPr>
        <w:t xml:space="preserve">of the claims within the development data) from what the rating was previously. </w:t>
      </w:r>
      <w:del w:id="636" w:author="Evan Weber" w:date="2016-11-28T13:41:00Z">
        <w:r w:rsidDel="00B00EBE">
          <w:rPr>
            <w:rFonts w:cs="Times New Roman"/>
            <w:szCs w:val="24"/>
          </w:rPr>
          <w:delText xml:space="preserve"> </w:delText>
        </w:r>
      </w:del>
      <w:r>
        <w:rPr>
          <w:rFonts w:cs="Times New Roman"/>
          <w:szCs w:val="24"/>
        </w:rPr>
        <w:t>This suggested that an exceptions</w:t>
      </w:r>
      <w:ins w:id="637" w:author="Evan Weber" w:date="2016-11-28T13:41:00Z">
        <w:r w:rsidR="00B00EBE">
          <w:rPr>
            <w:rFonts w:cs="Times New Roman"/>
            <w:szCs w:val="24"/>
          </w:rPr>
          <w:t>-</w:t>
        </w:r>
      </w:ins>
      <w:del w:id="638" w:author="Evan Weber" w:date="2016-11-28T13:41:00Z">
        <w:r w:rsidDel="00B00EBE">
          <w:rPr>
            <w:rFonts w:cs="Times New Roman"/>
            <w:szCs w:val="24"/>
          </w:rPr>
          <w:delText xml:space="preserve"> </w:delText>
        </w:r>
      </w:del>
      <w:r>
        <w:rPr>
          <w:rFonts w:cs="Times New Roman"/>
          <w:szCs w:val="24"/>
        </w:rPr>
        <w:t>based model might prove more accurate and reliable (i.e., identifying the patterns that determine the direction and extent of change, when warranted, as opposed to identifying patterns that accurately predict all ratings, regardless of whether a change is warranted).</w:t>
      </w:r>
    </w:p>
    <w:p w14:paraId="4D53D6B2" w14:textId="77777777" w:rsidR="00AF15EB" w:rsidRDefault="008E4C26" w:rsidP="009F5B21">
      <w:pPr>
        <w:pStyle w:val="Heading2"/>
      </w:pPr>
      <w:bookmarkStart w:id="639" w:name="_Toc468094200"/>
      <w:r>
        <w:t>Testing and Performance Analysis</w:t>
      </w:r>
      <w:r w:rsidR="007A38BC">
        <w:t xml:space="preserve"> of Co-Occurring Condition Models</w:t>
      </w:r>
      <w:bookmarkEnd w:id="639"/>
    </w:p>
    <w:p w14:paraId="24604ABA" w14:textId="5EC9ED28" w:rsidR="00406934" w:rsidRDefault="00030EF9" w:rsidP="003A0FD6">
      <w:pPr>
        <w:spacing w:after="0" w:line="480" w:lineRule="auto"/>
        <w:rPr>
          <w:rFonts w:cs="Times New Roman"/>
          <w:szCs w:val="24"/>
        </w:rPr>
      </w:pPr>
      <w:r w:rsidRPr="00030EF9">
        <w:rPr>
          <w:rFonts w:cs="Times New Roman"/>
          <w:szCs w:val="24"/>
        </w:rPr>
        <w:t xml:space="preserve">The </w:t>
      </w:r>
      <w:r>
        <w:rPr>
          <w:rFonts w:cs="Times New Roman"/>
          <w:szCs w:val="24"/>
        </w:rPr>
        <w:t>team next test the preliminary ear</w:t>
      </w:r>
      <w:r w:rsidRPr="00030EF9">
        <w:rPr>
          <w:rFonts w:cs="Times New Roman"/>
          <w:szCs w:val="24"/>
        </w:rPr>
        <w:t xml:space="preserve"> models against the segmented test data.  The models varied by feature-set (e.g., inclusion of all or some of the contention text or diagnostic text features) and pattern-specific accuracy levels (90%, 80%, etc.).  Multiple preliminary models were tested to determine which model best replicated its results, and to quantify pattern rate of use and confidence levels.  Finally, the models were updated and re-run to determine the performance levels of the model following refinement.  The final results are presented in </w:t>
      </w:r>
      <w:ins w:id="640" w:author="Evan Weber" w:date="2016-11-28T13:42:00Z">
        <w:r w:rsidR="00B00EBE">
          <w:rPr>
            <w:rFonts w:cs="Times New Roman"/>
            <w:szCs w:val="24"/>
          </w:rPr>
          <w:fldChar w:fldCharType="begin"/>
        </w:r>
        <w:r w:rsidR="00B00EBE">
          <w:rPr>
            <w:rFonts w:cs="Times New Roman"/>
            <w:szCs w:val="24"/>
          </w:rPr>
          <w:instrText xml:space="preserve"> REF _Ref468103862 \h </w:instrText>
        </w:r>
      </w:ins>
      <w:r w:rsidR="00B00EBE">
        <w:rPr>
          <w:rFonts w:cs="Times New Roman"/>
          <w:szCs w:val="24"/>
        </w:rPr>
      </w:r>
      <w:r w:rsidR="00B00EBE">
        <w:rPr>
          <w:rFonts w:cs="Times New Roman"/>
          <w:szCs w:val="24"/>
        </w:rPr>
        <w:fldChar w:fldCharType="separate"/>
      </w:r>
      <w:ins w:id="641" w:author="Evan Weber" w:date="2016-11-28T13:42:00Z">
        <w:r w:rsidR="00B00EBE">
          <w:t xml:space="preserve">Table </w:t>
        </w:r>
        <w:r w:rsidR="00B00EBE">
          <w:rPr>
            <w:noProof/>
          </w:rPr>
          <w:t>2</w:t>
        </w:r>
        <w:r w:rsidR="00B00EBE">
          <w:rPr>
            <w:rFonts w:cs="Times New Roman"/>
            <w:szCs w:val="24"/>
          </w:rPr>
          <w:fldChar w:fldCharType="end"/>
        </w:r>
      </w:ins>
      <w:del w:id="642" w:author="Evan Weber" w:date="2016-11-28T13:42:00Z">
        <w:r w:rsidRPr="00030EF9" w:rsidDel="00B00EBE">
          <w:rPr>
            <w:rFonts w:cs="Times New Roman"/>
            <w:szCs w:val="24"/>
          </w:rPr>
          <w:delText>Table 3</w:delText>
        </w:r>
      </w:del>
      <w:r w:rsidRPr="00030EF9">
        <w:rPr>
          <w:rFonts w:cs="Times New Roman"/>
          <w:szCs w:val="24"/>
        </w:rPr>
        <w:t>.</w:t>
      </w:r>
      <w:r w:rsidR="00406934">
        <w:rPr>
          <w:rFonts w:cs="Times New Roman"/>
          <w:szCs w:val="24"/>
        </w:rPr>
        <w:t xml:space="preserve">  </w:t>
      </w:r>
    </w:p>
    <w:p w14:paraId="1D1F86CE" w14:textId="77777777" w:rsidR="00406934" w:rsidRDefault="00406934" w:rsidP="00406934">
      <w:pPr>
        <w:pStyle w:val="Caption"/>
        <w:keepNext/>
      </w:pPr>
      <w:bookmarkStart w:id="643" w:name="_Ref468103862"/>
      <w:r>
        <w:t xml:space="preserve">Table </w:t>
      </w:r>
      <w:fldSimple w:instr=" SEQ Table \* ARABIC ">
        <w:ins w:id="644" w:author="Evan Weber" w:date="2016-11-28T13:41:00Z">
          <w:r w:rsidR="00B00EBE">
            <w:rPr>
              <w:noProof/>
            </w:rPr>
            <w:t>2</w:t>
          </w:r>
        </w:ins>
        <w:del w:id="645" w:author="Evan Weber" w:date="2016-11-28T13:41:00Z">
          <w:r w:rsidR="00F23268" w:rsidDel="00B00EBE">
            <w:rPr>
              <w:noProof/>
            </w:rPr>
            <w:delText>3</w:delText>
          </w:r>
        </w:del>
      </w:fldSimple>
      <w:bookmarkEnd w:id="643"/>
      <w:r>
        <w:t xml:space="preserve">: </w:t>
      </w:r>
      <w:r w:rsidR="007D6BAC">
        <w:t>General Hearing Loss</w:t>
      </w:r>
      <w:r>
        <w:t xml:space="preserve"> Testing and Optimization Results</w:t>
      </w:r>
    </w:p>
    <w:p w14:paraId="5D836061" w14:textId="77777777" w:rsidR="00406934" w:rsidRDefault="007D6BAC" w:rsidP="00406934">
      <w:pPr>
        <w:spacing w:after="0" w:line="480" w:lineRule="auto"/>
        <w:jc w:val="center"/>
        <w:rPr>
          <w:rFonts w:cs="Times New Roman"/>
          <w:szCs w:val="24"/>
        </w:rPr>
      </w:pPr>
      <w:r w:rsidRPr="007D6BAC">
        <w:rPr>
          <w:noProof/>
        </w:rPr>
        <w:drawing>
          <wp:inline distT="0" distB="0" distL="0" distR="0" wp14:anchorId="0818B5D6" wp14:editId="37048133">
            <wp:extent cx="398526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1219200"/>
                    </a:xfrm>
                    <a:prstGeom prst="rect">
                      <a:avLst/>
                    </a:prstGeom>
                    <a:noFill/>
                    <a:ln>
                      <a:noFill/>
                    </a:ln>
                  </pic:spPr>
                </pic:pic>
              </a:graphicData>
            </a:graphic>
          </wp:inline>
        </w:drawing>
      </w:r>
    </w:p>
    <w:p w14:paraId="14155763" w14:textId="3AA75187" w:rsidR="007D6BAC" w:rsidRDefault="007A38BC" w:rsidP="007D6BAC">
      <w:pPr>
        <w:spacing w:after="0" w:line="480" w:lineRule="auto"/>
        <w:rPr>
          <w:rFonts w:cs="Times New Roman"/>
          <w:szCs w:val="24"/>
        </w:rPr>
      </w:pPr>
      <w:r>
        <w:rPr>
          <w:rFonts w:cs="Times New Roman"/>
          <w:szCs w:val="24"/>
        </w:rPr>
        <w:t>Testing revealed that patterns composed of co-occurring features calculated the rating for general hearing loss at a maximum accuracy rate of 78</w:t>
      </w:r>
      <w:del w:id="646" w:author="Evan Weber" w:date="2016-11-28T13:42:00Z">
        <w:r w:rsidDel="00B00EBE">
          <w:rPr>
            <w:rFonts w:cs="Times New Roman"/>
            <w:szCs w:val="24"/>
          </w:rPr>
          <w:delText xml:space="preserve">%, </w:delText>
        </w:r>
      </w:del>
      <w:ins w:id="647" w:author="Evan Weber" w:date="2016-11-28T13:42:00Z">
        <w:r w:rsidR="00B00EBE">
          <w:rPr>
            <w:rFonts w:cs="Times New Roman"/>
            <w:szCs w:val="24"/>
          </w:rPr>
          <w:t xml:space="preserve"> percent, </w:t>
        </w:r>
      </w:ins>
      <w:r>
        <w:rPr>
          <w:rFonts w:cs="Times New Roman"/>
          <w:szCs w:val="24"/>
        </w:rPr>
        <w:t>marginally better than merely assigning the same rating to all general</w:t>
      </w:r>
      <w:del w:id="648" w:author="Evan Weber" w:date="2016-11-28T13:42:00Z">
        <w:r w:rsidDel="00B00EBE">
          <w:rPr>
            <w:rFonts w:cs="Times New Roman"/>
            <w:szCs w:val="24"/>
          </w:rPr>
          <w:delText>ly</w:delText>
        </w:r>
      </w:del>
      <w:r>
        <w:rPr>
          <w:rFonts w:cs="Times New Roman"/>
          <w:szCs w:val="24"/>
        </w:rPr>
        <w:t xml:space="preserve"> hearing loss diagnostic codes when a prior rating had been assigned (as stated earlier</w:t>
      </w:r>
      <w:ins w:id="649" w:author="Evan Weber" w:date="2016-11-28T13:42:00Z">
        <w:r w:rsidR="00B00EBE">
          <w:rPr>
            <w:rFonts w:cs="Times New Roman"/>
            <w:szCs w:val="24"/>
          </w:rPr>
          <w:t>,</w:t>
        </w:r>
      </w:ins>
      <w:r>
        <w:rPr>
          <w:rFonts w:cs="Times New Roman"/>
          <w:szCs w:val="24"/>
        </w:rPr>
        <w:t xml:space="preserve"> </w:t>
      </w:r>
      <w:del w:id="650" w:author="Evan Weber" w:date="2016-11-28T13:43:00Z">
        <w:r w:rsidDel="00B00EBE">
          <w:rPr>
            <w:rFonts w:cs="Times New Roman"/>
            <w:szCs w:val="24"/>
          </w:rPr>
          <w:delText xml:space="preserve">– </w:delText>
        </w:r>
      </w:del>
      <w:r>
        <w:rPr>
          <w:rFonts w:cs="Times New Roman"/>
          <w:szCs w:val="24"/>
        </w:rPr>
        <w:t>roughly 72</w:t>
      </w:r>
      <w:del w:id="651" w:author="Evan Weber" w:date="2016-11-28T13:43:00Z">
        <w:r w:rsidDel="00B00EBE">
          <w:rPr>
            <w:rFonts w:cs="Times New Roman"/>
            <w:szCs w:val="24"/>
          </w:rPr>
          <w:delText xml:space="preserve">%).   </w:delText>
        </w:r>
      </w:del>
      <w:ins w:id="652" w:author="Evan Weber" w:date="2016-11-28T13:43:00Z">
        <w:r w:rsidR="00B00EBE">
          <w:rPr>
            <w:rFonts w:cs="Times New Roman"/>
            <w:szCs w:val="24"/>
          </w:rPr>
          <w:t xml:space="preserve"> percent). </w:t>
        </w:r>
      </w:ins>
      <w:r w:rsidR="007D6BAC">
        <w:rPr>
          <w:rFonts w:cs="Times New Roman"/>
          <w:szCs w:val="24"/>
        </w:rPr>
        <w:t>Based on the</w:t>
      </w:r>
      <w:r>
        <w:rPr>
          <w:rFonts w:cs="Times New Roman"/>
          <w:szCs w:val="24"/>
        </w:rPr>
        <w:t>se</w:t>
      </w:r>
      <w:r w:rsidR="007D6BAC">
        <w:rPr>
          <w:rFonts w:cs="Times New Roman"/>
          <w:szCs w:val="24"/>
        </w:rPr>
        <w:t xml:space="preserve"> results, the BCDS</w:t>
      </w:r>
      <w:ins w:id="653" w:author="Evan Weber" w:date="2016-11-28T13:43:00Z">
        <w:r w:rsidR="00B00EBE">
          <w:rPr>
            <w:rFonts w:cs="Times New Roman"/>
            <w:szCs w:val="24"/>
          </w:rPr>
          <w:t>S</w:t>
        </w:r>
      </w:ins>
      <w:r w:rsidR="007D6BAC">
        <w:rPr>
          <w:rFonts w:cs="Times New Roman"/>
          <w:szCs w:val="24"/>
        </w:rPr>
        <w:t xml:space="preserve"> team determined that additional features </w:t>
      </w:r>
      <w:del w:id="654" w:author="Evan Weber" w:date="2016-11-28T13:43:00Z">
        <w:r w:rsidR="007D6BAC" w:rsidDel="00B00EBE">
          <w:rPr>
            <w:rFonts w:cs="Times New Roman"/>
            <w:szCs w:val="24"/>
          </w:rPr>
          <w:delText xml:space="preserve">– </w:delText>
        </w:r>
      </w:del>
      <w:r w:rsidR="007D6BAC">
        <w:rPr>
          <w:rFonts w:cs="Times New Roman"/>
          <w:szCs w:val="24"/>
        </w:rPr>
        <w:t xml:space="preserve">beyond co-occurring conditions </w:t>
      </w:r>
      <w:del w:id="655" w:author="Evan Weber" w:date="2016-11-28T13:43:00Z">
        <w:r w:rsidR="007D6BAC" w:rsidDel="00B00EBE">
          <w:rPr>
            <w:rFonts w:cs="Times New Roman"/>
            <w:szCs w:val="24"/>
          </w:rPr>
          <w:delText xml:space="preserve">– </w:delText>
        </w:r>
      </w:del>
      <w:r w:rsidR="007D6BAC">
        <w:rPr>
          <w:rFonts w:cs="Times New Roman"/>
          <w:szCs w:val="24"/>
        </w:rPr>
        <w:t xml:space="preserve">would need to be added to the General Hearing Loss model.  </w:t>
      </w:r>
    </w:p>
    <w:p w14:paraId="11C624E5" w14:textId="77777777" w:rsidR="007A38BC" w:rsidRDefault="007A38BC" w:rsidP="007A38BC">
      <w:pPr>
        <w:pStyle w:val="Heading2"/>
      </w:pPr>
      <w:bookmarkStart w:id="656" w:name="_Toc468094201"/>
      <w:commentRangeStart w:id="657"/>
      <w:r>
        <w:lastRenderedPageBreak/>
        <w:t>Expanded General Hearing Loss Model Development, Optimization and Testing</w:t>
      </w:r>
      <w:bookmarkEnd w:id="656"/>
      <w:commentRangeEnd w:id="657"/>
      <w:r w:rsidR="00AF47E1">
        <w:rPr>
          <w:rStyle w:val="CommentReference"/>
          <w:rFonts w:asciiTheme="minorHAnsi" w:eastAsiaTheme="minorHAnsi" w:hAnsiTheme="minorHAnsi" w:cstheme="minorBidi"/>
          <w:color w:val="auto"/>
        </w:rPr>
        <w:commentReference w:id="657"/>
      </w:r>
    </w:p>
    <w:p w14:paraId="798213F2" w14:textId="77777777" w:rsidR="007A38BC" w:rsidRPr="007A38BC" w:rsidRDefault="007A38BC" w:rsidP="007A38BC"/>
    <w:sectPr w:rsidR="007A38BC" w:rsidRPr="007A38BC" w:rsidSect="00584FD7">
      <w:type w:val="continuous"/>
      <w:pgSz w:w="12240" w:h="15840"/>
      <w:pgMar w:top="1440" w:right="810" w:bottom="1440" w:left="108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Evan Weber" w:date="2016-11-28T11:58:00Z" w:initials="EW">
    <w:p w14:paraId="2EA875F2" w14:textId="77777777" w:rsidR="00DD3BA8" w:rsidRDefault="00DD3BA8">
      <w:pPr>
        <w:pStyle w:val="CommentText"/>
      </w:pPr>
      <w:r>
        <w:rPr>
          <w:rStyle w:val="CommentReference"/>
        </w:rPr>
        <w:annotationRef/>
      </w:r>
      <w:r>
        <w:t xml:space="preserve">Saying “Conducted in a laboratory setting” doesn’t seem to add anything. Also, what type of lab are you referring to? </w:t>
      </w:r>
    </w:p>
  </w:comment>
  <w:comment w:id="190" w:author="Evan Weber" w:date="2016-11-28T11:55:00Z" w:initials="EW">
    <w:p w14:paraId="6663EE4E" w14:textId="0E535318" w:rsidR="00DD3BA8" w:rsidRDefault="00DD3BA8">
      <w:pPr>
        <w:pStyle w:val="CommentText"/>
      </w:pPr>
      <w:r>
        <w:rPr>
          <w:rStyle w:val="CommentReference"/>
        </w:rPr>
        <w:annotationRef/>
      </w:r>
      <w:r>
        <w:t>Are you referring to the attributes of the claimant filing or the attributes associated with the disability claim itself?</w:t>
      </w:r>
    </w:p>
  </w:comment>
  <w:comment w:id="215" w:author="Evan Weber" w:date="2016-11-28T12:49:00Z" w:initials="EW">
    <w:p w14:paraId="11FECC2B" w14:textId="7AC3B991" w:rsidR="00DD3BA8" w:rsidRDefault="00DD3BA8">
      <w:pPr>
        <w:pStyle w:val="CommentText"/>
      </w:pPr>
      <w:r>
        <w:rPr>
          <w:rStyle w:val="CommentReference"/>
        </w:rPr>
        <w:annotationRef/>
      </w:r>
      <w:r>
        <w:t xml:space="preserve">I think this is confusing because I assume you mean you want a whole number year and 35 is a whole number. </w:t>
      </w:r>
    </w:p>
    <w:p w14:paraId="41B2F845" w14:textId="77777777" w:rsidR="00DD3BA8" w:rsidRDefault="00DD3BA8">
      <w:pPr>
        <w:pStyle w:val="CommentText"/>
      </w:pPr>
    </w:p>
    <w:p w14:paraId="09EB4E01" w14:textId="5CFDBD26" w:rsidR="00DD3BA8" w:rsidRDefault="00DD3BA8">
      <w:pPr>
        <w:pStyle w:val="CommentText"/>
      </w:pPr>
      <w:r>
        <w:t>Also, would 34 be rounded to 30 or 40? If it’s the latter, you need to specify that numbers are always rounded up</w:t>
      </w:r>
    </w:p>
  </w:comment>
  <w:comment w:id="381" w:author="Evan Weber" w:date="2016-11-28T13:20:00Z" w:initials="EW">
    <w:p w14:paraId="7A8EE23D" w14:textId="1036CB28" w:rsidR="00906392" w:rsidRDefault="00906392">
      <w:pPr>
        <w:pStyle w:val="CommentText"/>
      </w:pPr>
      <w:r>
        <w:rPr>
          <w:rStyle w:val="CommentReference"/>
        </w:rPr>
        <w:annotationRef/>
      </w:r>
      <w:r>
        <w:t>Does this mean reports?</w:t>
      </w:r>
    </w:p>
  </w:comment>
  <w:comment w:id="657" w:author="Evan Weber" w:date="2016-11-28T11:47:00Z" w:initials="EW">
    <w:p w14:paraId="22BA0B7E" w14:textId="77777777" w:rsidR="00DD3BA8" w:rsidRDefault="00DD3BA8">
      <w:pPr>
        <w:pStyle w:val="CommentText"/>
      </w:pPr>
      <w:r>
        <w:rPr>
          <w:rStyle w:val="CommentReference"/>
        </w:rPr>
        <w:annotationRef/>
      </w:r>
      <w:r>
        <w:t>Will this section be completed in the next version?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A875F2" w15:done="0"/>
  <w15:commentEx w15:paraId="6663EE4E" w15:done="0"/>
  <w15:commentEx w15:paraId="09EB4E01" w15:done="0"/>
  <w15:commentEx w15:paraId="7A8EE23D" w15:done="0"/>
  <w15:commentEx w15:paraId="22BA0B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A15C45" w14:textId="77777777" w:rsidR="00B61D00" w:rsidRDefault="00B61D00" w:rsidP="008013C2">
      <w:pPr>
        <w:spacing w:after="0" w:line="240" w:lineRule="auto"/>
      </w:pPr>
      <w:r>
        <w:separator/>
      </w:r>
    </w:p>
  </w:endnote>
  <w:endnote w:type="continuationSeparator" w:id="0">
    <w:p w14:paraId="31F4D1FE" w14:textId="77777777" w:rsidR="00B61D00" w:rsidRDefault="00B61D00"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EDBA8" w14:textId="77777777" w:rsidR="00DD3BA8" w:rsidRPr="008013C2" w:rsidRDefault="00DD3BA8" w:rsidP="008013C2">
    <w:pPr>
      <w:pStyle w:val="Footer"/>
      <w:pBdr>
        <w:top w:val="single" w:sz="4" w:space="1" w:color="auto"/>
      </w:pBdr>
      <w:rPr>
        <w:rFonts w:cs="Times New Roman"/>
        <w:sz w:val="18"/>
        <w:szCs w:val="18"/>
      </w:rPr>
    </w:pPr>
    <w:r w:rsidRPr="008013C2">
      <w:rPr>
        <w:rFonts w:cs="Times New Roman"/>
        <w:sz w:val="18"/>
        <w:szCs w:val="18"/>
      </w:rPr>
      <w:t xml:space="preserve">Version </w:t>
    </w:r>
    <w:r>
      <w:rPr>
        <w:rFonts w:cs="Times New Roman"/>
        <w:sz w:val="18"/>
        <w:szCs w:val="18"/>
      </w:rPr>
      <w:t>0 (November 28, 2016)</w:t>
    </w:r>
    <w:r w:rsidRPr="008013C2">
      <w:rPr>
        <w:rFonts w:cs="Times New Roman"/>
        <w:sz w:val="18"/>
        <w:szCs w:val="18"/>
      </w:rPr>
      <w:tab/>
      <w:t xml:space="preserve">- </w:t>
    </w:r>
    <w:r>
      <w:rPr>
        <w:rFonts w:cs="Times New Roman"/>
        <w:sz w:val="18"/>
        <w:szCs w:val="18"/>
      </w:rPr>
      <w:t>DRAFT</w:t>
    </w:r>
    <w:r w:rsidRPr="008013C2">
      <w:rPr>
        <w:rFonts w:cs="Times New Roman"/>
        <w:sz w:val="18"/>
        <w:szCs w:val="18"/>
      </w:rPr>
      <w:t xml:space="preserve"> -</w:t>
    </w:r>
    <w:r w:rsidRPr="008013C2">
      <w:rPr>
        <w:rFonts w:cs="Times New Roman"/>
        <w:sz w:val="18"/>
        <w:szCs w:val="18"/>
      </w:rPr>
      <w:tab/>
      <w:t xml:space="preserve">Page </w:t>
    </w:r>
    <w:r w:rsidRPr="008013C2">
      <w:rPr>
        <w:rFonts w:cs="Times New Roman"/>
        <w:sz w:val="18"/>
        <w:szCs w:val="18"/>
      </w:rPr>
      <w:fldChar w:fldCharType="begin"/>
    </w:r>
    <w:r w:rsidRPr="008013C2">
      <w:rPr>
        <w:rFonts w:cs="Times New Roman"/>
        <w:sz w:val="18"/>
        <w:szCs w:val="18"/>
      </w:rPr>
      <w:instrText xml:space="preserve"> PAGE   \* MERGEFORMAT </w:instrText>
    </w:r>
    <w:r w:rsidRPr="008013C2">
      <w:rPr>
        <w:rFonts w:cs="Times New Roman"/>
        <w:sz w:val="18"/>
        <w:szCs w:val="18"/>
      </w:rPr>
      <w:fldChar w:fldCharType="separate"/>
    </w:r>
    <w:r w:rsidR="00866379">
      <w:rPr>
        <w:rFonts w:cs="Times New Roman"/>
        <w:noProof/>
        <w:sz w:val="18"/>
        <w:szCs w:val="18"/>
      </w:rPr>
      <w:t>1</w:t>
    </w:r>
    <w:r w:rsidRPr="008013C2">
      <w:rPr>
        <w:rFonts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5FB01E" w14:textId="77777777" w:rsidR="00B61D00" w:rsidRDefault="00B61D00" w:rsidP="008013C2">
      <w:pPr>
        <w:spacing w:after="0" w:line="240" w:lineRule="auto"/>
      </w:pPr>
      <w:r>
        <w:separator/>
      </w:r>
    </w:p>
  </w:footnote>
  <w:footnote w:type="continuationSeparator" w:id="0">
    <w:p w14:paraId="5D4F440E" w14:textId="77777777" w:rsidR="00B61D00" w:rsidRDefault="00B61D00" w:rsidP="008013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E5461" w14:textId="77777777" w:rsidR="00DD3BA8" w:rsidRDefault="00DD3BA8" w:rsidP="008013C2">
    <w:pPr>
      <w:pStyle w:val="Header"/>
      <w:jc w:val="center"/>
      <w:rPr>
        <w:rFonts w:cs="Times New Roman"/>
        <w:b/>
        <w:sz w:val="28"/>
        <w:szCs w:val="28"/>
      </w:rPr>
    </w:pPr>
    <w:r w:rsidRPr="008013C2">
      <w:rPr>
        <w:rFonts w:cs="Times New Roman"/>
        <w:b/>
        <w:sz w:val="28"/>
        <w:szCs w:val="28"/>
      </w:rPr>
      <w:t>BCD</w:t>
    </w:r>
    <w:ins w:id="487" w:author="Evan Weber" w:date="2016-11-28T11:40:00Z">
      <w:r>
        <w:rPr>
          <w:rFonts w:cs="Times New Roman"/>
          <w:b/>
          <w:sz w:val="28"/>
          <w:szCs w:val="28"/>
        </w:rPr>
        <w:t>S</w:t>
      </w:r>
    </w:ins>
    <w:r w:rsidRPr="008013C2">
      <w:rPr>
        <w:rFonts w:cs="Times New Roman"/>
        <w:b/>
        <w:sz w:val="28"/>
        <w:szCs w:val="28"/>
      </w:rPr>
      <w:t xml:space="preserve">S </w:t>
    </w:r>
    <w:r>
      <w:rPr>
        <w:rFonts w:cs="Times New Roman"/>
        <w:b/>
        <w:sz w:val="28"/>
        <w:szCs w:val="28"/>
      </w:rPr>
      <w:t xml:space="preserve">General Hearing Loss </w:t>
    </w:r>
    <w:r w:rsidRPr="008013C2">
      <w:rPr>
        <w:rFonts w:cs="Times New Roman"/>
        <w:b/>
        <w:sz w:val="28"/>
        <w:szCs w:val="28"/>
      </w:rPr>
      <w:t xml:space="preserve">Model </w:t>
    </w:r>
    <w:r>
      <w:rPr>
        <w:rFonts w:cs="Times New Roman"/>
        <w:b/>
        <w:sz w:val="28"/>
        <w:szCs w:val="28"/>
      </w:rPr>
      <w:t xml:space="preserve">Manual </w:t>
    </w:r>
  </w:p>
  <w:p w14:paraId="5167C4AF" w14:textId="45DDB424" w:rsidR="00DD3BA8" w:rsidRPr="008013C2" w:rsidRDefault="00DD3BA8" w:rsidP="008013C2">
    <w:pPr>
      <w:pStyle w:val="Header"/>
      <w:jc w:val="center"/>
      <w:rPr>
        <w:rFonts w:cs="Times New Roman"/>
        <w:b/>
        <w:sz w:val="28"/>
        <w:szCs w:val="28"/>
      </w:rPr>
    </w:pPr>
    <w:r>
      <w:rPr>
        <w:rFonts w:cs="Times New Roman"/>
        <w:b/>
        <w:sz w:val="28"/>
        <w:szCs w:val="28"/>
      </w:rPr>
      <w:t>(BCD</w:t>
    </w:r>
    <w:ins w:id="488" w:author="Evan Weber" w:date="2016-11-28T13:21:00Z">
      <w:r w:rsidR="00906392">
        <w:rPr>
          <w:rFonts w:cs="Times New Roman"/>
          <w:b/>
          <w:sz w:val="28"/>
          <w:szCs w:val="28"/>
        </w:rPr>
        <w:t>S</w:t>
      </w:r>
    </w:ins>
    <w:r>
      <w:rPr>
        <w:rFonts w:cs="Times New Roman"/>
        <w:b/>
        <w:sz w:val="28"/>
        <w:szCs w:val="28"/>
      </w:rPr>
      <w:t>S Model No. 003)</w:t>
    </w:r>
  </w:p>
  <w:p w14:paraId="14F1574D" w14:textId="77777777" w:rsidR="00DD3BA8" w:rsidRPr="008013C2" w:rsidRDefault="00DD3BA8" w:rsidP="008013C2">
    <w:pPr>
      <w:pStyle w:val="Header"/>
      <w:jc w:val="center"/>
      <w:rPr>
        <w:rFonts w:cs="Times New Roman"/>
        <w:b/>
        <w:i/>
        <w:szCs w:val="24"/>
      </w:rPr>
    </w:pPr>
  </w:p>
  <w:p w14:paraId="09AEE3C4" w14:textId="77777777" w:rsidR="00DD3BA8" w:rsidRPr="008013C2" w:rsidRDefault="00DD3BA8" w:rsidP="008013C2">
    <w:pPr>
      <w:pStyle w:val="Header"/>
      <w:pBdr>
        <w:top w:val="single" w:sz="4" w:space="1" w:color="auto"/>
      </w:pBdr>
      <w:jc w:val="center"/>
      <w:rPr>
        <w:rFonts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361E3"/>
    <w:multiLevelType w:val="hybridMultilevel"/>
    <w:tmpl w:val="31B0B6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C3B73"/>
    <w:multiLevelType w:val="hybridMultilevel"/>
    <w:tmpl w:val="D9B20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AA0721"/>
    <w:multiLevelType w:val="hybridMultilevel"/>
    <w:tmpl w:val="41E66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B50455"/>
    <w:multiLevelType w:val="hybridMultilevel"/>
    <w:tmpl w:val="1F3A60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D8219F"/>
    <w:multiLevelType w:val="hybridMultilevel"/>
    <w:tmpl w:val="07A8037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E24C57"/>
    <w:multiLevelType w:val="hybridMultilevel"/>
    <w:tmpl w:val="DBF0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A2003"/>
    <w:multiLevelType w:val="hybridMultilevel"/>
    <w:tmpl w:val="A2868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5364E1"/>
    <w:multiLevelType w:val="hybridMultilevel"/>
    <w:tmpl w:val="BF88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AF4D3E"/>
    <w:multiLevelType w:val="hybridMultilevel"/>
    <w:tmpl w:val="FD066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032EB5"/>
    <w:multiLevelType w:val="hybridMultilevel"/>
    <w:tmpl w:val="27D80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2AC7588"/>
    <w:multiLevelType w:val="hybridMultilevel"/>
    <w:tmpl w:val="5FD6FC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A607AF"/>
    <w:multiLevelType w:val="hybridMultilevel"/>
    <w:tmpl w:val="ED4AE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4D61B66"/>
    <w:multiLevelType w:val="hybridMultilevel"/>
    <w:tmpl w:val="A8A0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9075725"/>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A62487F"/>
    <w:multiLevelType w:val="hybridMultilevel"/>
    <w:tmpl w:val="CD64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CD4143"/>
    <w:multiLevelType w:val="hybridMultilevel"/>
    <w:tmpl w:val="D36E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10043C3"/>
    <w:multiLevelType w:val="hybridMultilevel"/>
    <w:tmpl w:val="8F6EE606"/>
    <w:lvl w:ilvl="0" w:tplc="F6325F4A">
      <w:start w:val="1"/>
      <w:numFmt w:val="decimal"/>
      <w:lvlText w:val="%1."/>
      <w:lvlJc w:val="left"/>
      <w:pPr>
        <w:ind w:left="360" w:hanging="360"/>
      </w:pPr>
      <w:rPr>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4016586"/>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FA62255"/>
    <w:multiLevelType w:val="hybridMultilevel"/>
    <w:tmpl w:val="B4768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39E01D2"/>
    <w:multiLevelType w:val="hybridMultilevel"/>
    <w:tmpl w:val="0D76A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8414738"/>
    <w:multiLevelType w:val="hybridMultilevel"/>
    <w:tmpl w:val="C824C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B8D4FC9"/>
    <w:multiLevelType w:val="hybridMultilevel"/>
    <w:tmpl w:val="21B0C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DC20C3F"/>
    <w:multiLevelType w:val="multilevel"/>
    <w:tmpl w:val="EFAE78FA"/>
    <w:lvl w:ilvl="0">
      <w:start w:val="3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4"/>
  </w:num>
  <w:num w:numId="3">
    <w:abstractNumId w:val="16"/>
  </w:num>
  <w:num w:numId="4">
    <w:abstractNumId w:val="23"/>
  </w:num>
  <w:num w:numId="5">
    <w:abstractNumId w:val="20"/>
  </w:num>
  <w:num w:numId="6">
    <w:abstractNumId w:val="11"/>
  </w:num>
  <w:num w:numId="7">
    <w:abstractNumId w:val="5"/>
  </w:num>
  <w:num w:numId="8">
    <w:abstractNumId w:val="22"/>
  </w:num>
  <w:num w:numId="9">
    <w:abstractNumId w:val="8"/>
  </w:num>
  <w:num w:numId="10">
    <w:abstractNumId w:val="6"/>
  </w:num>
  <w:num w:numId="11">
    <w:abstractNumId w:val="3"/>
  </w:num>
  <w:num w:numId="12">
    <w:abstractNumId w:val="10"/>
  </w:num>
  <w:num w:numId="13">
    <w:abstractNumId w:val="4"/>
  </w:num>
  <w:num w:numId="14">
    <w:abstractNumId w:val="12"/>
  </w:num>
  <w:num w:numId="15">
    <w:abstractNumId w:val="21"/>
  </w:num>
  <w:num w:numId="16">
    <w:abstractNumId w:val="15"/>
  </w:num>
  <w:num w:numId="17">
    <w:abstractNumId w:val="18"/>
  </w:num>
  <w:num w:numId="18">
    <w:abstractNumId w:val="1"/>
  </w:num>
  <w:num w:numId="19">
    <w:abstractNumId w:val="2"/>
  </w:num>
  <w:num w:numId="20">
    <w:abstractNumId w:val="13"/>
  </w:num>
  <w:num w:numId="21">
    <w:abstractNumId w:val="19"/>
  </w:num>
  <w:num w:numId="22">
    <w:abstractNumId w:val="7"/>
  </w:num>
  <w:num w:numId="23">
    <w:abstractNumId w:val="17"/>
  </w:num>
  <w:num w:numId="24">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n Weber">
    <w15:presenceInfo w15:providerId="AD" w15:userId="S-1-5-21-2352681125-3183802645-2851181903-29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134F"/>
    <w:rsid w:val="00004C55"/>
    <w:rsid w:val="00011DF8"/>
    <w:rsid w:val="00011E6A"/>
    <w:rsid w:val="000127C0"/>
    <w:rsid w:val="000278C5"/>
    <w:rsid w:val="00030EF9"/>
    <w:rsid w:val="00044E2B"/>
    <w:rsid w:val="00045BA0"/>
    <w:rsid w:val="00046B0E"/>
    <w:rsid w:val="00066C82"/>
    <w:rsid w:val="00067766"/>
    <w:rsid w:val="00067BC7"/>
    <w:rsid w:val="0007056B"/>
    <w:rsid w:val="00074671"/>
    <w:rsid w:val="00074F1F"/>
    <w:rsid w:val="0008050C"/>
    <w:rsid w:val="000805D8"/>
    <w:rsid w:val="00082899"/>
    <w:rsid w:val="00084EED"/>
    <w:rsid w:val="0009135A"/>
    <w:rsid w:val="0009223F"/>
    <w:rsid w:val="0009439E"/>
    <w:rsid w:val="00095FF1"/>
    <w:rsid w:val="000C0426"/>
    <w:rsid w:val="000C3C13"/>
    <w:rsid w:val="000C4576"/>
    <w:rsid w:val="000D1EE3"/>
    <w:rsid w:val="000E1F4D"/>
    <w:rsid w:val="000E443B"/>
    <w:rsid w:val="000F2A1D"/>
    <w:rsid w:val="00100CBD"/>
    <w:rsid w:val="00104DB0"/>
    <w:rsid w:val="00110029"/>
    <w:rsid w:val="00111032"/>
    <w:rsid w:val="001133F4"/>
    <w:rsid w:val="00113E13"/>
    <w:rsid w:val="0011468D"/>
    <w:rsid w:val="0011657B"/>
    <w:rsid w:val="00116F27"/>
    <w:rsid w:val="001325ED"/>
    <w:rsid w:val="001426B3"/>
    <w:rsid w:val="001472E0"/>
    <w:rsid w:val="001519DF"/>
    <w:rsid w:val="00152581"/>
    <w:rsid w:val="00154DDB"/>
    <w:rsid w:val="00156836"/>
    <w:rsid w:val="00166743"/>
    <w:rsid w:val="00172FE0"/>
    <w:rsid w:val="00174BFA"/>
    <w:rsid w:val="00176B96"/>
    <w:rsid w:val="001813B3"/>
    <w:rsid w:val="00190E55"/>
    <w:rsid w:val="00194F3D"/>
    <w:rsid w:val="00196B77"/>
    <w:rsid w:val="0019761A"/>
    <w:rsid w:val="001A0F59"/>
    <w:rsid w:val="001A4D85"/>
    <w:rsid w:val="001A7809"/>
    <w:rsid w:val="001B001D"/>
    <w:rsid w:val="001B00BA"/>
    <w:rsid w:val="001B61EA"/>
    <w:rsid w:val="001D0791"/>
    <w:rsid w:val="001D4D73"/>
    <w:rsid w:val="00221D76"/>
    <w:rsid w:val="002257ED"/>
    <w:rsid w:val="00227672"/>
    <w:rsid w:val="00245A61"/>
    <w:rsid w:val="0025108C"/>
    <w:rsid w:val="00257AD9"/>
    <w:rsid w:val="0026136D"/>
    <w:rsid w:val="002628CA"/>
    <w:rsid w:val="00262EF2"/>
    <w:rsid w:val="0026661F"/>
    <w:rsid w:val="0027138A"/>
    <w:rsid w:val="0027644F"/>
    <w:rsid w:val="002773BE"/>
    <w:rsid w:val="00281A46"/>
    <w:rsid w:val="0029261F"/>
    <w:rsid w:val="00293540"/>
    <w:rsid w:val="00296105"/>
    <w:rsid w:val="002A3DF7"/>
    <w:rsid w:val="002A63C0"/>
    <w:rsid w:val="002A66A0"/>
    <w:rsid w:val="002C0C5C"/>
    <w:rsid w:val="002C47FA"/>
    <w:rsid w:val="002D107F"/>
    <w:rsid w:val="002D36E9"/>
    <w:rsid w:val="002E4614"/>
    <w:rsid w:val="002F1FAB"/>
    <w:rsid w:val="002F465C"/>
    <w:rsid w:val="002F4B1B"/>
    <w:rsid w:val="003067A5"/>
    <w:rsid w:val="00314D26"/>
    <w:rsid w:val="00323CA9"/>
    <w:rsid w:val="003252A6"/>
    <w:rsid w:val="003355C4"/>
    <w:rsid w:val="003573D0"/>
    <w:rsid w:val="0035776E"/>
    <w:rsid w:val="0036424E"/>
    <w:rsid w:val="00366E55"/>
    <w:rsid w:val="003722C4"/>
    <w:rsid w:val="00376982"/>
    <w:rsid w:val="00381C6D"/>
    <w:rsid w:val="00387865"/>
    <w:rsid w:val="003930C3"/>
    <w:rsid w:val="003945DF"/>
    <w:rsid w:val="00395315"/>
    <w:rsid w:val="003965B4"/>
    <w:rsid w:val="003A0FD6"/>
    <w:rsid w:val="003A42A1"/>
    <w:rsid w:val="003C08D3"/>
    <w:rsid w:val="003C3C50"/>
    <w:rsid w:val="003C770C"/>
    <w:rsid w:val="003D2BF8"/>
    <w:rsid w:val="003D4F2C"/>
    <w:rsid w:val="003E074E"/>
    <w:rsid w:val="003E3C85"/>
    <w:rsid w:val="003E5828"/>
    <w:rsid w:val="003F083C"/>
    <w:rsid w:val="003F5183"/>
    <w:rsid w:val="003F6D74"/>
    <w:rsid w:val="00406934"/>
    <w:rsid w:val="0043203F"/>
    <w:rsid w:val="004324F0"/>
    <w:rsid w:val="004414C3"/>
    <w:rsid w:val="00445F34"/>
    <w:rsid w:val="00446468"/>
    <w:rsid w:val="00453DF1"/>
    <w:rsid w:val="00463D65"/>
    <w:rsid w:val="00465040"/>
    <w:rsid w:val="00472F07"/>
    <w:rsid w:val="00491749"/>
    <w:rsid w:val="00494076"/>
    <w:rsid w:val="004C1ABB"/>
    <w:rsid w:val="004C1D3B"/>
    <w:rsid w:val="004C2BAE"/>
    <w:rsid w:val="004C44D3"/>
    <w:rsid w:val="004D2D1D"/>
    <w:rsid w:val="004D524E"/>
    <w:rsid w:val="004E3615"/>
    <w:rsid w:val="004E6293"/>
    <w:rsid w:val="004E62C0"/>
    <w:rsid w:val="005009E2"/>
    <w:rsid w:val="00510059"/>
    <w:rsid w:val="00534EF5"/>
    <w:rsid w:val="00552605"/>
    <w:rsid w:val="00552ADF"/>
    <w:rsid w:val="00553976"/>
    <w:rsid w:val="0055446E"/>
    <w:rsid w:val="00554A5F"/>
    <w:rsid w:val="005564AC"/>
    <w:rsid w:val="00584FB8"/>
    <w:rsid w:val="00584FD7"/>
    <w:rsid w:val="00592782"/>
    <w:rsid w:val="005932C9"/>
    <w:rsid w:val="005957AB"/>
    <w:rsid w:val="00595833"/>
    <w:rsid w:val="005A426A"/>
    <w:rsid w:val="005A62A8"/>
    <w:rsid w:val="005A7B5F"/>
    <w:rsid w:val="005B1A58"/>
    <w:rsid w:val="005C1FC7"/>
    <w:rsid w:val="005D2C10"/>
    <w:rsid w:val="005D484A"/>
    <w:rsid w:val="005D52CB"/>
    <w:rsid w:val="005E2671"/>
    <w:rsid w:val="005E2CA9"/>
    <w:rsid w:val="005E5FDD"/>
    <w:rsid w:val="005F18C9"/>
    <w:rsid w:val="005F31BC"/>
    <w:rsid w:val="00600B94"/>
    <w:rsid w:val="00604B58"/>
    <w:rsid w:val="00610215"/>
    <w:rsid w:val="00610AC6"/>
    <w:rsid w:val="00611B68"/>
    <w:rsid w:val="00612EE6"/>
    <w:rsid w:val="00615495"/>
    <w:rsid w:val="006314B5"/>
    <w:rsid w:val="00632A70"/>
    <w:rsid w:val="00634B98"/>
    <w:rsid w:val="00635BE9"/>
    <w:rsid w:val="00637C49"/>
    <w:rsid w:val="00637FE3"/>
    <w:rsid w:val="00643166"/>
    <w:rsid w:val="00650571"/>
    <w:rsid w:val="00656026"/>
    <w:rsid w:val="00660842"/>
    <w:rsid w:val="00676331"/>
    <w:rsid w:val="006A2B04"/>
    <w:rsid w:val="006A4E98"/>
    <w:rsid w:val="006A6F6E"/>
    <w:rsid w:val="006B045F"/>
    <w:rsid w:val="006C605D"/>
    <w:rsid w:val="006F0DE7"/>
    <w:rsid w:val="00704C11"/>
    <w:rsid w:val="00714A4B"/>
    <w:rsid w:val="00716DD5"/>
    <w:rsid w:val="00726A4D"/>
    <w:rsid w:val="00740896"/>
    <w:rsid w:val="0074271E"/>
    <w:rsid w:val="0074370B"/>
    <w:rsid w:val="007510F2"/>
    <w:rsid w:val="00753B48"/>
    <w:rsid w:val="007567BB"/>
    <w:rsid w:val="00761CE5"/>
    <w:rsid w:val="007731BB"/>
    <w:rsid w:val="0078298E"/>
    <w:rsid w:val="007913BF"/>
    <w:rsid w:val="00791EB5"/>
    <w:rsid w:val="0079230D"/>
    <w:rsid w:val="00794B47"/>
    <w:rsid w:val="007A38BC"/>
    <w:rsid w:val="007A64AA"/>
    <w:rsid w:val="007C6922"/>
    <w:rsid w:val="007C702F"/>
    <w:rsid w:val="007D6BAC"/>
    <w:rsid w:val="007F1C59"/>
    <w:rsid w:val="007F6A44"/>
    <w:rsid w:val="00800774"/>
    <w:rsid w:val="008013C2"/>
    <w:rsid w:val="00802673"/>
    <w:rsid w:val="00810755"/>
    <w:rsid w:val="008215F9"/>
    <w:rsid w:val="00827F6B"/>
    <w:rsid w:val="00832FE8"/>
    <w:rsid w:val="00842788"/>
    <w:rsid w:val="00853422"/>
    <w:rsid w:val="0085655E"/>
    <w:rsid w:val="00857522"/>
    <w:rsid w:val="008662F3"/>
    <w:rsid w:val="00866379"/>
    <w:rsid w:val="00875441"/>
    <w:rsid w:val="00880341"/>
    <w:rsid w:val="0089019A"/>
    <w:rsid w:val="008A3357"/>
    <w:rsid w:val="008A7BD5"/>
    <w:rsid w:val="008B0B57"/>
    <w:rsid w:val="008B2285"/>
    <w:rsid w:val="008B62B7"/>
    <w:rsid w:val="008C1A91"/>
    <w:rsid w:val="008C1B48"/>
    <w:rsid w:val="008E4C26"/>
    <w:rsid w:val="008E6DFB"/>
    <w:rsid w:val="008F0239"/>
    <w:rsid w:val="008F5074"/>
    <w:rsid w:val="00906392"/>
    <w:rsid w:val="009101F8"/>
    <w:rsid w:val="00923E2A"/>
    <w:rsid w:val="009336E1"/>
    <w:rsid w:val="0095357F"/>
    <w:rsid w:val="00963B8A"/>
    <w:rsid w:val="00975829"/>
    <w:rsid w:val="009766F5"/>
    <w:rsid w:val="00984A3F"/>
    <w:rsid w:val="00991F70"/>
    <w:rsid w:val="009A3A01"/>
    <w:rsid w:val="009A72CA"/>
    <w:rsid w:val="009B0737"/>
    <w:rsid w:val="009C3F8D"/>
    <w:rsid w:val="009D449C"/>
    <w:rsid w:val="009E0470"/>
    <w:rsid w:val="009F5B21"/>
    <w:rsid w:val="00A13798"/>
    <w:rsid w:val="00A17842"/>
    <w:rsid w:val="00A21E23"/>
    <w:rsid w:val="00A24196"/>
    <w:rsid w:val="00A56D63"/>
    <w:rsid w:val="00A62116"/>
    <w:rsid w:val="00A625D7"/>
    <w:rsid w:val="00A70A89"/>
    <w:rsid w:val="00A72E14"/>
    <w:rsid w:val="00A90016"/>
    <w:rsid w:val="00A90627"/>
    <w:rsid w:val="00A94AC9"/>
    <w:rsid w:val="00AA7452"/>
    <w:rsid w:val="00AB2269"/>
    <w:rsid w:val="00AB50BF"/>
    <w:rsid w:val="00AC1DB2"/>
    <w:rsid w:val="00AC5424"/>
    <w:rsid w:val="00AC74AB"/>
    <w:rsid w:val="00AD4ADC"/>
    <w:rsid w:val="00AD54E3"/>
    <w:rsid w:val="00AE1C63"/>
    <w:rsid w:val="00AF15EB"/>
    <w:rsid w:val="00AF47E1"/>
    <w:rsid w:val="00AF7CDE"/>
    <w:rsid w:val="00B00EBE"/>
    <w:rsid w:val="00B03809"/>
    <w:rsid w:val="00B055BE"/>
    <w:rsid w:val="00B05D5F"/>
    <w:rsid w:val="00B1324E"/>
    <w:rsid w:val="00B172D8"/>
    <w:rsid w:val="00B23185"/>
    <w:rsid w:val="00B253D9"/>
    <w:rsid w:val="00B31B72"/>
    <w:rsid w:val="00B3239E"/>
    <w:rsid w:val="00B35566"/>
    <w:rsid w:val="00B41838"/>
    <w:rsid w:val="00B46E7B"/>
    <w:rsid w:val="00B50A45"/>
    <w:rsid w:val="00B512F5"/>
    <w:rsid w:val="00B54BF6"/>
    <w:rsid w:val="00B553AA"/>
    <w:rsid w:val="00B61D00"/>
    <w:rsid w:val="00B82505"/>
    <w:rsid w:val="00B86D20"/>
    <w:rsid w:val="00B87E34"/>
    <w:rsid w:val="00B96FF8"/>
    <w:rsid w:val="00B9765B"/>
    <w:rsid w:val="00BA2F98"/>
    <w:rsid w:val="00BA4835"/>
    <w:rsid w:val="00BA5B7D"/>
    <w:rsid w:val="00BA6031"/>
    <w:rsid w:val="00BB0FA3"/>
    <w:rsid w:val="00BB4B12"/>
    <w:rsid w:val="00BB4EE0"/>
    <w:rsid w:val="00BD003F"/>
    <w:rsid w:val="00BD0C20"/>
    <w:rsid w:val="00BE6BA6"/>
    <w:rsid w:val="00BF2BDC"/>
    <w:rsid w:val="00BF55A3"/>
    <w:rsid w:val="00C04EB3"/>
    <w:rsid w:val="00C05E1E"/>
    <w:rsid w:val="00C127F9"/>
    <w:rsid w:val="00C20401"/>
    <w:rsid w:val="00C210B0"/>
    <w:rsid w:val="00C305EE"/>
    <w:rsid w:val="00C309EB"/>
    <w:rsid w:val="00C438EC"/>
    <w:rsid w:val="00C51DE3"/>
    <w:rsid w:val="00C57AD4"/>
    <w:rsid w:val="00C743CF"/>
    <w:rsid w:val="00C85056"/>
    <w:rsid w:val="00C85803"/>
    <w:rsid w:val="00C86B78"/>
    <w:rsid w:val="00CA377A"/>
    <w:rsid w:val="00CC0421"/>
    <w:rsid w:val="00CE0F8E"/>
    <w:rsid w:val="00CF1F87"/>
    <w:rsid w:val="00CF29AD"/>
    <w:rsid w:val="00CF4583"/>
    <w:rsid w:val="00D15359"/>
    <w:rsid w:val="00D15856"/>
    <w:rsid w:val="00D2022E"/>
    <w:rsid w:val="00D2701C"/>
    <w:rsid w:val="00D34BEA"/>
    <w:rsid w:val="00D43736"/>
    <w:rsid w:val="00D47261"/>
    <w:rsid w:val="00D557B5"/>
    <w:rsid w:val="00D57CF5"/>
    <w:rsid w:val="00D638B9"/>
    <w:rsid w:val="00D67F66"/>
    <w:rsid w:val="00D75D61"/>
    <w:rsid w:val="00D8774D"/>
    <w:rsid w:val="00D972A6"/>
    <w:rsid w:val="00DA6687"/>
    <w:rsid w:val="00DC1014"/>
    <w:rsid w:val="00DC101F"/>
    <w:rsid w:val="00DC1199"/>
    <w:rsid w:val="00DC2EC1"/>
    <w:rsid w:val="00DD0FE2"/>
    <w:rsid w:val="00DD3BA8"/>
    <w:rsid w:val="00DD670F"/>
    <w:rsid w:val="00DE241F"/>
    <w:rsid w:val="00DF11CA"/>
    <w:rsid w:val="00DF63C5"/>
    <w:rsid w:val="00DF6451"/>
    <w:rsid w:val="00E04747"/>
    <w:rsid w:val="00E0573C"/>
    <w:rsid w:val="00E1484A"/>
    <w:rsid w:val="00E22720"/>
    <w:rsid w:val="00E32EB8"/>
    <w:rsid w:val="00E41438"/>
    <w:rsid w:val="00E47B60"/>
    <w:rsid w:val="00E51C35"/>
    <w:rsid w:val="00E5642D"/>
    <w:rsid w:val="00E7366C"/>
    <w:rsid w:val="00E7556E"/>
    <w:rsid w:val="00E93123"/>
    <w:rsid w:val="00E950D9"/>
    <w:rsid w:val="00E9671C"/>
    <w:rsid w:val="00EA3111"/>
    <w:rsid w:val="00EA495E"/>
    <w:rsid w:val="00EB22CE"/>
    <w:rsid w:val="00EB268D"/>
    <w:rsid w:val="00EB3736"/>
    <w:rsid w:val="00EC5FFE"/>
    <w:rsid w:val="00EC649B"/>
    <w:rsid w:val="00ED50A2"/>
    <w:rsid w:val="00EE344A"/>
    <w:rsid w:val="00EE3B8E"/>
    <w:rsid w:val="00EE4B3B"/>
    <w:rsid w:val="00EE755F"/>
    <w:rsid w:val="00EF01A2"/>
    <w:rsid w:val="00EF609B"/>
    <w:rsid w:val="00EF6875"/>
    <w:rsid w:val="00F05CD1"/>
    <w:rsid w:val="00F12F62"/>
    <w:rsid w:val="00F17093"/>
    <w:rsid w:val="00F20A5A"/>
    <w:rsid w:val="00F23268"/>
    <w:rsid w:val="00F23502"/>
    <w:rsid w:val="00F36E81"/>
    <w:rsid w:val="00F46728"/>
    <w:rsid w:val="00F74444"/>
    <w:rsid w:val="00F958EC"/>
    <w:rsid w:val="00FA3B7A"/>
    <w:rsid w:val="00FB5326"/>
    <w:rsid w:val="00FB6488"/>
    <w:rsid w:val="00FC2B4E"/>
    <w:rsid w:val="00FC7945"/>
    <w:rsid w:val="00FD140B"/>
    <w:rsid w:val="00FF1EF1"/>
    <w:rsid w:val="00FF2474"/>
    <w:rsid w:val="00FF3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708D7"/>
  <w15:chartTrackingRefBased/>
  <w15:docId w15:val="{A9964720-11A2-4419-90B3-A967C3C7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2D8"/>
    <w:rPr>
      <w:rFonts w:ascii="Times New Roman" w:hAnsi="Times New Roman"/>
      <w:sz w:val="24"/>
    </w:rPr>
  </w:style>
  <w:style w:type="paragraph" w:styleId="Heading1">
    <w:name w:val="heading 1"/>
    <w:basedOn w:val="Normal"/>
    <w:next w:val="Normal"/>
    <w:link w:val="Heading1Char"/>
    <w:uiPriority w:val="9"/>
    <w:qFormat/>
    <w:rsid w:val="00A56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474"/>
    <w:pPr>
      <w:ind w:left="720"/>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6D63"/>
    <w:pPr>
      <w:outlineLvl w:val="9"/>
    </w:p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emf"/><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18E23-FD9A-4A12-B741-02D19C625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4799</Words>
  <Characters>27357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32092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Teague</dc:creator>
  <cp:keywords/>
  <dc:description/>
  <cp:lastModifiedBy>Darrell Dorman</cp:lastModifiedBy>
  <cp:revision>2</cp:revision>
  <cp:lastPrinted>2016-04-06T18:02:00Z</cp:lastPrinted>
  <dcterms:created xsi:type="dcterms:W3CDTF">2016-11-29T16:09:00Z</dcterms:created>
  <dcterms:modified xsi:type="dcterms:W3CDTF">2016-11-29T16:09:00Z</dcterms:modified>
</cp:coreProperties>
</file>