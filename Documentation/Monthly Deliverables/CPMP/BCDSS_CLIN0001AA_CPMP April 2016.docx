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D9F7F" w14:textId="77777777" w:rsidR="005B3120" w:rsidRDefault="00566FA8" w:rsidP="00477048">
      <w:pPr>
        <w:pStyle w:val="ParaAttribute0"/>
        <w:spacing w:after="0"/>
        <w:jc w:val="both"/>
        <w:rPr>
          <w:rStyle w:val="CharAttribute0"/>
          <w:rFonts w:cstheme="minorBidi"/>
          <w:szCs w:val="36"/>
        </w:rPr>
      </w:pPr>
      <w:bookmarkStart w:id="0" w:name="_Toc205632711"/>
      <w:bookmarkStart w:id="1" w:name="_GoBack"/>
      <w:bookmarkEnd w:id="1"/>
      <w:r>
        <w:rPr>
          <w:rStyle w:val="CharAttribute0"/>
          <w:szCs w:val="36"/>
        </w:rPr>
        <w:t>;</w:t>
      </w:r>
    </w:p>
    <w:p w14:paraId="1CECB47D" w14:textId="77777777"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14:paraId="3FD4E1B9" w14:textId="77777777" w:rsidR="00BD79F5" w:rsidRDefault="00BD79F5" w:rsidP="005B3120">
      <w:pPr>
        <w:pStyle w:val="ParaAttribute1"/>
        <w:spacing w:before="0" w:after="0"/>
        <w:rPr>
          <w:rFonts w:ascii="Arial" w:eastAsia="Arial" w:hAnsi="Arial"/>
          <w:b/>
          <w:sz w:val="36"/>
          <w:szCs w:val="36"/>
        </w:rPr>
      </w:pPr>
    </w:p>
    <w:p w14:paraId="64E44687" w14:textId="77777777" w:rsidR="00C965CD" w:rsidRPr="00C965CD" w:rsidRDefault="00C965CD" w:rsidP="005B3120">
      <w:pPr>
        <w:pStyle w:val="ParaAttribute1"/>
        <w:spacing w:before="0" w:after="0"/>
        <w:rPr>
          <w:rFonts w:ascii="Arial" w:eastAsia="Arial" w:hAnsi="Arial"/>
          <w:b/>
          <w:sz w:val="36"/>
          <w:szCs w:val="36"/>
        </w:rPr>
      </w:pPr>
    </w:p>
    <w:p w14:paraId="24729E75" w14:textId="77777777"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14:paraId="5C35BA2E" w14:textId="77777777" w:rsidR="001E5DC1" w:rsidRDefault="001E5DC1" w:rsidP="005B3120">
      <w:pPr>
        <w:pStyle w:val="ParaAttribute1"/>
        <w:spacing w:before="0" w:after="0"/>
        <w:rPr>
          <w:rStyle w:val="CharAttribute2"/>
          <w:szCs w:val="28"/>
        </w:rPr>
      </w:pPr>
    </w:p>
    <w:p w14:paraId="14346216" w14:textId="77777777" w:rsidR="00C965CD" w:rsidRDefault="00C965CD" w:rsidP="005B3120">
      <w:pPr>
        <w:pStyle w:val="ParaAttribute1"/>
        <w:spacing w:before="0" w:after="0"/>
        <w:rPr>
          <w:rStyle w:val="CharAttribute2"/>
          <w:szCs w:val="28"/>
        </w:rPr>
      </w:pPr>
    </w:p>
    <w:p w14:paraId="38A3A4A2" w14:textId="77777777"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14:paraId="78EFAEFE" w14:textId="77777777" w:rsidR="00BD79F5" w:rsidRDefault="00BD79F5">
      <w:pPr>
        <w:pStyle w:val="ParaAttribute1"/>
        <w:rPr>
          <w:rFonts w:ascii="Arial" w:eastAsia="Arial" w:hAnsi="Arial"/>
          <w:b/>
          <w:sz w:val="28"/>
          <w:szCs w:val="28"/>
        </w:rPr>
      </w:pPr>
    </w:p>
    <w:p w14:paraId="1E1945CE" w14:textId="77777777" w:rsidR="00C965CD" w:rsidRDefault="00C965CD">
      <w:pPr>
        <w:pStyle w:val="ParaAttribute1"/>
        <w:rPr>
          <w:rFonts w:ascii="Arial" w:eastAsia="Arial" w:hAnsi="Arial"/>
          <w:b/>
          <w:sz w:val="28"/>
          <w:szCs w:val="28"/>
        </w:rPr>
      </w:pPr>
    </w:p>
    <w:p w14:paraId="4A97A94E" w14:textId="77777777" w:rsidR="005B3120" w:rsidRDefault="005B3120">
      <w:pPr>
        <w:pStyle w:val="ParaAttribute1"/>
        <w:rPr>
          <w:rFonts w:ascii="Arial" w:eastAsia="Arial" w:hAnsi="Arial"/>
          <w:b/>
          <w:sz w:val="28"/>
          <w:szCs w:val="28"/>
        </w:rPr>
      </w:pPr>
    </w:p>
    <w:p w14:paraId="3746FB64" w14:textId="77777777" w:rsidR="00BD79F5" w:rsidRDefault="005B3120">
      <w:pPr>
        <w:pStyle w:val="ParaAttribute2"/>
        <w:spacing w:line="240" w:lineRule="atLeast"/>
        <w:rPr>
          <w:rFonts w:eastAsia="Times New Roman"/>
          <w:sz w:val="24"/>
          <w:szCs w:val="24"/>
        </w:rPr>
      </w:pPr>
      <w:r>
        <w:rPr>
          <w:noProof/>
        </w:rPr>
        <w:drawing>
          <wp:inline distT="0" distB="0" distL="0" distR="0" wp14:anchorId="5BD80F28" wp14:editId="0ACA5317">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14:paraId="3926EDF1" w14:textId="77777777" w:rsidR="00BD79F5" w:rsidRPr="005B3120" w:rsidRDefault="00BD79F5">
      <w:pPr>
        <w:pStyle w:val="ParaAttribute2"/>
        <w:spacing w:line="240" w:lineRule="atLeast"/>
        <w:rPr>
          <w:rFonts w:eastAsia="Times New Roman"/>
          <w:color w:val="0000FF"/>
          <w:sz w:val="24"/>
          <w:szCs w:val="24"/>
        </w:rPr>
      </w:pPr>
    </w:p>
    <w:p w14:paraId="2582FC63" w14:textId="77777777" w:rsidR="00C965CD" w:rsidRPr="005B3120" w:rsidRDefault="00C965CD">
      <w:pPr>
        <w:pStyle w:val="ParaAttribute2"/>
        <w:spacing w:line="240" w:lineRule="atLeast"/>
        <w:rPr>
          <w:rFonts w:eastAsia="Times New Roman"/>
          <w:color w:val="0000FF"/>
          <w:sz w:val="24"/>
          <w:szCs w:val="24"/>
        </w:rPr>
      </w:pPr>
    </w:p>
    <w:p w14:paraId="2D192088" w14:textId="77777777" w:rsidR="005B3120" w:rsidRDefault="00477048">
      <w:pPr>
        <w:pStyle w:val="ParaAttribute1"/>
        <w:rPr>
          <w:rFonts w:ascii="Arial" w:eastAsia="Times New Roman" w:hAnsi="Arial" w:cs="Arial"/>
          <w:b/>
          <w:sz w:val="28"/>
          <w:szCs w:val="28"/>
        </w:rPr>
      </w:pPr>
      <w:r>
        <w:rPr>
          <w:rFonts w:ascii="Arial" w:eastAsia="Times New Roman" w:hAnsi="Arial" w:cs="Arial"/>
          <w:b/>
          <w:sz w:val="28"/>
          <w:szCs w:val="28"/>
        </w:rPr>
        <w:t>April</w:t>
      </w:r>
      <w:r w:rsidR="00D5264C">
        <w:rPr>
          <w:rFonts w:ascii="Arial" w:eastAsia="Times New Roman" w:hAnsi="Arial" w:cs="Arial"/>
          <w:b/>
          <w:sz w:val="28"/>
          <w:szCs w:val="28"/>
        </w:rPr>
        <w:t xml:space="preserve"> 2016</w:t>
      </w:r>
    </w:p>
    <w:p w14:paraId="3801CE95" w14:textId="77777777" w:rsidR="00C965CD" w:rsidRPr="00C965CD" w:rsidRDefault="00C965CD">
      <w:pPr>
        <w:pStyle w:val="ParaAttribute1"/>
        <w:rPr>
          <w:rFonts w:ascii="Arial" w:eastAsia="Times New Roman" w:hAnsi="Arial" w:cs="Arial"/>
          <w:b/>
          <w:sz w:val="28"/>
          <w:szCs w:val="28"/>
        </w:rPr>
      </w:pPr>
    </w:p>
    <w:p w14:paraId="385F076A" w14:textId="77777777"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477048">
        <w:rPr>
          <w:rStyle w:val="CharAttribute2"/>
          <w:rFonts w:cs="Arial"/>
          <w:szCs w:val="28"/>
        </w:rPr>
        <w:t>6</w:t>
      </w:r>
    </w:p>
    <w:p w14:paraId="30AC4CD1" w14:textId="77777777"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0EE25FDE" wp14:editId="1D847834">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14:paraId="5D0BC990" w14:textId="77777777"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14:paraId="284078C6" w14:textId="77777777" w:rsidR="00BD79F5" w:rsidRDefault="00BD79F5">
      <w:pPr>
        <w:pStyle w:val="ParaAttribute1"/>
        <w:rPr>
          <w:rFonts w:ascii="Arial" w:eastAsia="Arial" w:hAnsi="Arial"/>
          <w:b/>
          <w:sz w:val="28"/>
          <w:szCs w:val="28"/>
        </w:rPr>
      </w:pPr>
    </w:p>
    <w:p w14:paraId="4C660724" w14:textId="77777777"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14:paraId="012CC74C" w14:textId="77777777"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4392"/>
        <w:gridCol w:w="2329"/>
      </w:tblGrid>
      <w:tr w:rsidR="00BD79F5" w14:paraId="7A171FDB" w14:textId="77777777" w:rsidTr="001E5DC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2DE67292" w14:textId="77777777" w:rsidR="00BD79F5" w:rsidRPr="00C965CD" w:rsidRDefault="005B3120">
            <w:pPr>
              <w:pStyle w:val="ParaAttribute7"/>
              <w:rPr>
                <w:rFonts w:eastAsia="Arial"/>
                <w:sz w:val="24"/>
                <w:szCs w:val="24"/>
              </w:rPr>
            </w:pPr>
            <w:bookmarkStart w:id="2" w:name="ColumnTitle_01"/>
            <w:bookmarkEnd w:id="2"/>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7CC61B36"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570ED998"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6FBE7EE6"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047FF0" w14:paraId="5E00A223" w14:textId="77777777"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642E20BF" w14:textId="77777777" w:rsidR="00047FF0" w:rsidRDefault="00047FF0">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w:t>
            </w:r>
            <w:r w:rsidR="00477048">
              <w:rPr>
                <w:rStyle w:val="CharAttribute11"/>
                <w:rFonts w:ascii="Times New Roman" w:hAnsi="Times New Roman"/>
                <w:b w:val="0"/>
                <w:sz w:val="20"/>
                <w:szCs w:val="24"/>
              </w:rPr>
              <w:t>/2016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58AB39E5" w14:textId="77777777" w:rsidR="00047FF0"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3BD8DF5B" w14:textId="77777777" w:rsidR="00047FF0" w:rsidRDefault="00477048"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09FD85BF" w14:textId="77777777" w:rsidR="00047FF0" w:rsidRPr="00D5264C" w:rsidDel="006201F3"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470E2B" w14:paraId="584FF1C1" w14:textId="77777777"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595909EE" w14:textId="77777777"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47DEDAE8" w14:textId="77777777"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4B80E241" w14:textId="77777777" w:rsidR="00470E2B" w:rsidRPr="00D5264C" w:rsidRDefault="00470E2B"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2A74A7A3" w14:textId="77777777" w:rsidR="00470E2B"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00B32147" w:rsidRPr="00D5264C">
              <w:rPr>
                <w:rStyle w:val="CharAttribute11"/>
                <w:rFonts w:ascii="Times New Roman" w:hAnsi="Times New Roman"/>
                <w:b w:val="0"/>
                <w:sz w:val="20"/>
                <w:szCs w:val="24"/>
              </w:rPr>
              <w:t xml:space="preserve"> Team</w:t>
            </w:r>
          </w:p>
        </w:tc>
      </w:tr>
      <w:tr w:rsidR="00D5264C" w14:paraId="3D400AFF" w14:textId="77777777"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0DFA5547" w14:textId="77777777"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57A6484D" w14:textId="77777777"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2130A511" w14:textId="77777777" w:rsidR="00D5264C" w:rsidRPr="00D5264C" w:rsidRDefault="00D5264C" w:rsidP="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14:paraId="623930A6" w14:textId="77777777" w:rsidR="00D5264C" w:rsidRPr="00D5264C" w:rsidRDefault="00EB1480"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00D5264C" w:rsidRPr="00D5264C">
              <w:rPr>
                <w:rStyle w:val="CharAttribute11"/>
                <w:rFonts w:ascii="Times New Roman" w:hAnsi="Times New Roman"/>
                <w:b w:val="0"/>
                <w:sz w:val="20"/>
                <w:szCs w:val="24"/>
              </w:rPr>
              <w:t>the month of January</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14:paraId="470C4857" w14:textId="77777777" w:rsidR="00D5264C"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00D5264C" w:rsidRPr="00D5264C">
              <w:rPr>
                <w:rStyle w:val="CharAttribute11"/>
                <w:rFonts w:ascii="Times New Roman" w:hAnsi="Times New Roman"/>
                <w:b w:val="0"/>
                <w:sz w:val="20"/>
                <w:szCs w:val="24"/>
              </w:rPr>
              <w:t>S Team</w:t>
            </w:r>
          </w:p>
        </w:tc>
      </w:tr>
      <w:tr w:rsidR="00C873EB" w14:paraId="2124B41B"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5CF2A6DC" w14:textId="77777777" w:rsidR="00C873EB" w:rsidRDefault="00C873EB" w:rsidP="00662487">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63F83809" w14:textId="77777777" w:rsidR="00C873EB" w:rsidRPr="00C965CD" w:rsidRDefault="00C873EB">
            <w:pPr>
              <w:pStyle w:val="ParaAttribute7"/>
              <w:rPr>
                <w:rFonts w:eastAsia="Arial"/>
              </w:rPr>
            </w:pPr>
            <w:r>
              <w:rPr>
                <w:rFonts w:eastAsia="Arial"/>
              </w:rPr>
              <w:t>1.1</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448AA39C" w14:textId="77777777" w:rsidR="00C873EB" w:rsidRDefault="00C873EB" w:rsidP="00A719CE">
            <w:pPr>
              <w:pStyle w:val="ParaAttribute7"/>
              <w:rPr>
                <w:rFonts w:eastAsia="Arial"/>
              </w:rPr>
            </w:pPr>
            <w:r>
              <w:rPr>
                <w:rFonts w:eastAsia="Arial"/>
              </w:rPr>
              <w:t xml:space="preserve">Updated </w:t>
            </w:r>
            <w:r w:rsidR="00BB5FED">
              <w:rPr>
                <w:rFonts w:eastAsia="Arial"/>
              </w:rPr>
              <w:t xml:space="preserve">Sections 1.4 Stakeholders and Key </w:t>
            </w:r>
            <w:r w:rsidR="00651892">
              <w:rPr>
                <w:rFonts w:eastAsia="Arial"/>
              </w:rPr>
              <w:t xml:space="preserve">           </w:t>
            </w:r>
            <w:r w:rsidR="00BB5FED">
              <w:rPr>
                <w:rFonts w:eastAsia="Arial"/>
              </w:rPr>
              <w:t xml:space="preserve">Personnel, </w:t>
            </w:r>
            <w:r w:rsidR="00BB5FED" w:rsidRPr="00BB5FED">
              <w:rPr>
                <w:rFonts w:eastAsia="Arial"/>
              </w:rPr>
              <w:t>2.2</w:t>
            </w:r>
            <w:r w:rsidR="00BB5FED">
              <w:rPr>
                <w:rFonts w:eastAsia="Arial"/>
              </w:rPr>
              <w:t xml:space="preserve"> </w:t>
            </w:r>
            <w:r w:rsidR="00BB5FED" w:rsidRPr="00BB5FED">
              <w:rPr>
                <w:rFonts w:eastAsia="Arial"/>
              </w:rPr>
              <w:t xml:space="preserve">Organizational Boundaries and </w:t>
            </w:r>
            <w:r w:rsidR="00651892">
              <w:rPr>
                <w:rFonts w:eastAsia="Arial"/>
              </w:rPr>
              <w:t xml:space="preserve">         </w:t>
            </w:r>
            <w:r w:rsidR="00BB5FED" w:rsidRPr="00BB5FED">
              <w:rPr>
                <w:rFonts w:eastAsia="Arial"/>
              </w:rPr>
              <w:t>Interfaces</w:t>
            </w:r>
            <w:r w:rsidR="00BB5FED">
              <w:rPr>
                <w:rFonts w:eastAsia="Arial"/>
              </w:rPr>
              <w:t xml:space="preserve">, </w:t>
            </w:r>
            <w:r w:rsidR="00BB5FED" w:rsidRPr="00BB5FED">
              <w:rPr>
                <w:rFonts w:eastAsia="Arial"/>
              </w:rPr>
              <w:t>6.1.2</w:t>
            </w:r>
            <w:r w:rsidR="00BB5FED">
              <w:rPr>
                <w:rFonts w:eastAsia="Arial"/>
              </w:rPr>
              <w:t xml:space="preserve"> </w:t>
            </w:r>
            <w:r w:rsidR="00BB5FED" w:rsidRPr="00BB5FED">
              <w:rPr>
                <w:rFonts w:eastAsia="Arial"/>
              </w:rPr>
              <w:t xml:space="preserve">Tools, Programming Languages </w:t>
            </w:r>
            <w:r w:rsidR="00651892">
              <w:rPr>
                <w:rFonts w:eastAsia="Arial"/>
              </w:rPr>
              <w:t xml:space="preserve">   </w:t>
            </w:r>
            <w:r w:rsidR="00BB5FED" w:rsidRPr="00BB5FED">
              <w:rPr>
                <w:rFonts w:eastAsia="Arial"/>
              </w:rPr>
              <w:t>and Methods</w:t>
            </w:r>
            <w:r w:rsidR="00DF6E9B">
              <w:rPr>
                <w:rFonts w:eastAsia="Arial"/>
              </w:rPr>
              <w:t>,</w:t>
            </w:r>
            <w:r w:rsidR="00BB5FED" w:rsidRPr="00BB5FED">
              <w:rPr>
                <w:rFonts w:eastAsia="Arial"/>
              </w:rPr>
              <w:t xml:space="preserve"> </w:t>
            </w:r>
            <w:r w:rsidR="008F608A">
              <w:rPr>
                <w:rFonts w:eastAsia="Arial"/>
              </w:rPr>
              <w:t xml:space="preserve">7.2 </w:t>
            </w:r>
            <w:r>
              <w:rPr>
                <w:rFonts w:eastAsia="Arial"/>
              </w:rPr>
              <w:t>Schedule</w:t>
            </w:r>
            <w:r w:rsidR="00DC1E7F">
              <w:rPr>
                <w:rFonts w:eastAsia="Arial"/>
              </w:rPr>
              <w:t xml:space="preserve">, 9. </w:t>
            </w:r>
            <w:r w:rsidR="00DC1E7F" w:rsidRPr="00DC1E7F">
              <w:rPr>
                <w:rFonts w:eastAsia="Arial"/>
              </w:rPr>
              <w:t xml:space="preserve">Communication </w:t>
            </w:r>
            <w:r w:rsidR="00651892">
              <w:rPr>
                <w:rFonts w:eastAsia="Arial"/>
              </w:rPr>
              <w:t xml:space="preserve">     </w:t>
            </w:r>
            <w:r w:rsidR="00DC1E7F" w:rsidRPr="00DC1E7F">
              <w:rPr>
                <w:rFonts w:eastAsia="Arial"/>
              </w:rPr>
              <w:t>Matrix</w:t>
            </w:r>
            <w:r w:rsidR="00A719CE">
              <w:rPr>
                <w:rFonts w:eastAsia="Arial"/>
              </w:rPr>
              <w:t xml:space="preserve">, </w:t>
            </w:r>
            <w:r w:rsidR="00651892">
              <w:rPr>
                <w:rFonts w:eastAsia="Arial"/>
              </w:rPr>
              <w:t xml:space="preserve">and </w:t>
            </w:r>
            <w:r w:rsidR="00A719CE" w:rsidRPr="00A719CE">
              <w:rPr>
                <w:rFonts w:eastAsia="Arial"/>
              </w:rPr>
              <w:t>14.2</w:t>
            </w:r>
            <w:r w:rsidR="00A719CE">
              <w:rPr>
                <w:rFonts w:eastAsia="Arial"/>
              </w:rPr>
              <w:t xml:space="preserve"> </w:t>
            </w:r>
            <w:r w:rsidR="00A719CE" w:rsidRPr="00A719CE">
              <w:rPr>
                <w:rFonts w:eastAsia="Arial"/>
              </w:rPr>
              <w:t>Staffing Assignment Matrix</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15B3788F" w14:textId="77777777" w:rsidR="00C873EB" w:rsidRDefault="006201F3" w:rsidP="00477048">
            <w:pPr>
              <w:pStyle w:val="ParaAttribute7"/>
              <w:rPr>
                <w:rFonts w:eastAsia="Arial"/>
              </w:rPr>
            </w:pPr>
            <w:r>
              <w:rPr>
                <w:rFonts w:eastAsia="Arial"/>
              </w:rPr>
              <w:t>BCDS</w:t>
            </w:r>
            <w:r w:rsidR="00D5264C">
              <w:rPr>
                <w:rFonts w:eastAsia="Arial"/>
              </w:rPr>
              <w:t>S Team</w:t>
            </w:r>
          </w:p>
        </w:tc>
      </w:tr>
      <w:tr w:rsidR="00BD79F5" w14:paraId="25411C8F"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181E4574" w14:textId="77777777" w:rsidR="00BD79F5" w:rsidRPr="00C965CD" w:rsidRDefault="002D6D18" w:rsidP="006624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5C5B3E38" w14:textId="77777777" w:rsidR="00BD79F5" w:rsidRPr="00C965CD" w:rsidRDefault="00C965CD">
            <w:pPr>
              <w:pStyle w:val="ParaAttribute7"/>
              <w:rPr>
                <w:rFonts w:eastAsia="Arial"/>
              </w:rPr>
            </w:pPr>
            <w:r w:rsidRPr="00C965CD">
              <w:rPr>
                <w:rFonts w:eastAsia="Arial"/>
              </w:rPr>
              <w:t>1.0</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336EC455" w14:textId="77777777" w:rsidR="00BD79F5" w:rsidRPr="00C965CD" w:rsidRDefault="002D6D18" w:rsidP="002D6D18">
            <w:pPr>
              <w:pStyle w:val="ParaAttribute7"/>
              <w:rPr>
                <w:rFonts w:eastAsia="Arial"/>
              </w:rPr>
            </w:pPr>
            <w:r>
              <w:rPr>
                <w:rFonts w:eastAsia="Arial"/>
              </w:rPr>
              <w:t>Initial</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3B6ED07D" w14:textId="77777777" w:rsidR="00BD79F5" w:rsidRPr="00C965CD" w:rsidRDefault="006201F3" w:rsidP="00477048">
            <w:pPr>
              <w:pStyle w:val="ParaAttribute7"/>
              <w:rPr>
                <w:rFonts w:eastAsia="Arial"/>
              </w:rPr>
            </w:pPr>
            <w:r>
              <w:rPr>
                <w:rFonts w:eastAsia="Arial"/>
              </w:rPr>
              <w:t>BCDS</w:t>
            </w:r>
            <w:r w:rsidR="00D5264C">
              <w:rPr>
                <w:rFonts w:eastAsia="Arial"/>
              </w:rPr>
              <w:t>S Team</w:t>
            </w:r>
          </w:p>
        </w:tc>
      </w:tr>
      <w:tr w:rsidR="00D5264C" w14:paraId="7530201B"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4DF168EC" w14:textId="77777777" w:rsidR="00D5264C" w:rsidRDefault="00D5264C" w:rsidP="00470E2B">
            <w:pPr>
              <w:pStyle w:val="ParaAttribute7"/>
              <w:rPr>
                <w:rFonts w:eastAsia="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415310CF" w14:textId="77777777" w:rsidR="00D5264C" w:rsidRPr="00C965CD" w:rsidRDefault="00D5264C">
            <w:pPr>
              <w:pStyle w:val="ParaAttribute7"/>
              <w:rPr>
                <w:rFonts w:eastAsia="Arial"/>
              </w:rPr>
            </w:pP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2AB89E55" w14:textId="77777777" w:rsidR="00D5264C" w:rsidRDefault="00D5264C" w:rsidP="002D6D18">
            <w:pPr>
              <w:pStyle w:val="ParaAttribute7"/>
              <w:rPr>
                <w:rFonts w:eastAsia="Arial"/>
              </w:rPr>
            </w:pP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079EE126" w14:textId="77777777" w:rsidR="00D5264C" w:rsidRDefault="00D5264C" w:rsidP="008C66A8">
            <w:pPr>
              <w:pStyle w:val="ParaAttribute7"/>
              <w:rPr>
                <w:rFonts w:eastAsia="Arial"/>
              </w:rPr>
            </w:pPr>
          </w:p>
        </w:tc>
      </w:tr>
    </w:tbl>
    <w:p w14:paraId="524C9994" w14:textId="77777777" w:rsidR="005B3120" w:rsidRDefault="005B3120">
      <w:pPr>
        <w:pStyle w:val="ParaAttribute1"/>
        <w:rPr>
          <w:rStyle w:val="CharAttribute2"/>
          <w:szCs w:val="28"/>
        </w:rPr>
      </w:pPr>
    </w:p>
    <w:p w14:paraId="5FACA0A6" w14:textId="77777777"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350864932" w:displacedByCustomXml="next"/>
    <w:bookmarkStart w:id="4"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14:paraId="7C9BF0FE" w14:textId="77777777" w:rsidR="001E5DC1" w:rsidRPr="00A05AC1" w:rsidRDefault="001E5DC1" w:rsidP="00F14494">
          <w:pPr>
            <w:pStyle w:val="TOCHeading"/>
          </w:pPr>
          <w:r w:rsidRPr="00A05AC1">
            <w:t>Table of Contents</w:t>
          </w:r>
        </w:p>
        <w:p w14:paraId="057947AC" w14:textId="77777777" w:rsidR="00A0665E"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2711647" w:history="1">
            <w:r w:rsidR="00A0665E" w:rsidRPr="00565673">
              <w:rPr>
                <w:rStyle w:val="Hyperlink"/>
                <w:noProof/>
              </w:rPr>
              <w:t>1.</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Introduction</w:t>
            </w:r>
            <w:r w:rsidR="00A0665E">
              <w:rPr>
                <w:noProof/>
                <w:webHidden/>
              </w:rPr>
              <w:tab/>
            </w:r>
            <w:r w:rsidR="00A0665E">
              <w:rPr>
                <w:noProof/>
                <w:webHidden/>
              </w:rPr>
              <w:fldChar w:fldCharType="begin"/>
            </w:r>
            <w:r w:rsidR="00A0665E">
              <w:rPr>
                <w:noProof/>
                <w:webHidden/>
              </w:rPr>
              <w:instrText xml:space="preserve"> PAGEREF _Toc442711647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14:paraId="18BF4DA8"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8" w:history="1">
            <w:r w:rsidR="00A0665E" w:rsidRPr="00565673">
              <w:rPr>
                <w:rStyle w:val="Hyperlink"/>
                <w:noProof/>
              </w:rPr>
              <w:t>1.1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Project Overview</w:t>
            </w:r>
            <w:r w:rsidR="00A0665E">
              <w:rPr>
                <w:noProof/>
                <w:webHidden/>
              </w:rPr>
              <w:tab/>
            </w:r>
            <w:r w:rsidR="00A0665E">
              <w:rPr>
                <w:noProof/>
                <w:webHidden/>
              </w:rPr>
              <w:fldChar w:fldCharType="begin"/>
            </w:r>
            <w:r w:rsidR="00A0665E">
              <w:rPr>
                <w:noProof/>
                <w:webHidden/>
              </w:rPr>
              <w:instrText xml:space="preserve"> PAGEREF _Toc442711648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14:paraId="7E12D409"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9" w:history="1">
            <w:r w:rsidR="00A0665E" w:rsidRPr="00565673">
              <w:rPr>
                <w:rStyle w:val="Hyperlink"/>
                <w:noProof/>
              </w:rPr>
              <w:t>1.2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Scope Statements</w:t>
            </w:r>
            <w:r w:rsidR="00A0665E">
              <w:rPr>
                <w:noProof/>
                <w:webHidden/>
              </w:rPr>
              <w:tab/>
            </w:r>
            <w:r w:rsidR="00A0665E">
              <w:rPr>
                <w:noProof/>
                <w:webHidden/>
              </w:rPr>
              <w:fldChar w:fldCharType="begin"/>
            </w:r>
            <w:r w:rsidR="00A0665E">
              <w:rPr>
                <w:noProof/>
                <w:webHidden/>
              </w:rPr>
              <w:instrText xml:space="preserve"> PAGEREF _Toc442711649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14:paraId="335D4B57"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0" w:history="1">
            <w:r w:rsidR="00A0665E" w:rsidRPr="00565673">
              <w:rPr>
                <w:rStyle w:val="Hyperlink"/>
                <w:noProof/>
              </w:rPr>
              <w:t>1.3</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Goals and Objectives</w:t>
            </w:r>
            <w:r w:rsidR="00A0665E">
              <w:rPr>
                <w:noProof/>
                <w:webHidden/>
              </w:rPr>
              <w:tab/>
            </w:r>
            <w:r w:rsidR="00A0665E">
              <w:rPr>
                <w:noProof/>
                <w:webHidden/>
              </w:rPr>
              <w:fldChar w:fldCharType="begin"/>
            </w:r>
            <w:r w:rsidR="00A0665E">
              <w:rPr>
                <w:noProof/>
                <w:webHidden/>
              </w:rPr>
              <w:instrText xml:space="preserve"> PAGEREF _Toc442711650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14:paraId="1D201C01"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1" w:history="1">
            <w:r w:rsidR="00A0665E" w:rsidRPr="00565673">
              <w:rPr>
                <w:rStyle w:val="Hyperlink"/>
                <w:rFonts w:eastAsiaTheme="majorEastAsia"/>
                <w:noProof/>
              </w:rPr>
              <w:t>1.4</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Stakeholders and Key Personnel</w:t>
            </w:r>
            <w:r w:rsidR="00A0665E">
              <w:rPr>
                <w:noProof/>
                <w:webHidden/>
              </w:rPr>
              <w:tab/>
            </w:r>
            <w:r w:rsidR="00A0665E">
              <w:rPr>
                <w:noProof/>
                <w:webHidden/>
              </w:rPr>
              <w:fldChar w:fldCharType="begin"/>
            </w:r>
            <w:r w:rsidR="00A0665E">
              <w:rPr>
                <w:noProof/>
                <w:webHidden/>
              </w:rPr>
              <w:instrText xml:space="preserve"> PAGEREF _Toc442711651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14:paraId="73DF0C35"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2" w:history="1">
            <w:r w:rsidR="00A0665E" w:rsidRPr="00565673">
              <w:rPr>
                <w:rStyle w:val="Hyperlink"/>
                <w:noProof/>
                <w:lang w:eastAsia="en-US"/>
              </w:rPr>
              <w:t>1.5</w:t>
            </w:r>
            <w:r w:rsidR="00A0665E">
              <w:rPr>
                <w:rFonts w:eastAsiaTheme="minorEastAsia" w:hAnsiTheme="minorHAnsi" w:cstheme="minorBidi"/>
                <w:smallCaps w:val="0"/>
                <w:noProof/>
                <w:kern w:val="0"/>
                <w:sz w:val="22"/>
                <w:szCs w:val="22"/>
                <w:lang w:eastAsia="en-US"/>
              </w:rPr>
              <w:tab/>
            </w:r>
            <w:r w:rsidR="00A0665E" w:rsidRPr="00565673">
              <w:rPr>
                <w:rStyle w:val="Hyperlink"/>
                <w:noProof/>
                <w:lang w:eastAsia="en-US"/>
              </w:rPr>
              <w:t>Technical Approach</w:t>
            </w:r>
            <w:r w:rsidR="00A0665E">
              <w:rPr>
                <w:noProof/>
                <w:webHidden/>
              </w:rPr>
              <w:tab/>
            </w:r>
            <w:r w:rsidR="00A0665E">
              <w:rPr>
                <w:noProof/>
                <w:webHidden/>
              </w:rPr>
              <w:fldChar w:fldCharType="begin"/>
            </w:r>
            <w:r w:rsidR="00A0665E">
              <w:rPr>
                <w:noProof/>
                <w:webHidden/>
              </w:rPr>
              <w:instrText xml:space="preserve"> PAGEREF _Toc442711652 \h </w:instrText>
            </w:r>
            <w:r w:rsidR="00A0665E">
              <w:rPr>
                <w:noProof/>
                <w:webHidden/>
              </w:rPr>
            </w:r>
            <w:r w:rsidR="00A0665E">
              <w:rPr>
                <w:noProof/>
                <w:webHidden/>
              </w:rPr>
              <w:fldChar w:fldCharType="separate"/>
            </w:r>
            <w:r w:rsidR="00477048">
              <w:rPr>
                <w:noProof/>
                <w:webHidden/>
              </w:rPr>
              <w:t>3</w:t>
            </w:r>
            <w:r w:rsidR="00A0665E">
              <w:rPr>
                <w:noProof/>
                <w:webHidden/>
              </w:rPr>
              <w:fldChar w:fldCharType="end"/>
            </w:r>
          </w:hyperlink>
        </w:p>
        <w:p w14:paraId="4EE42FC9"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3" w:history="1">
            <w:r w:rsidR="00A0665E" w:rsidRPr="00565673">
              <w:rPr>
                <w:rStyle w:val="Hyperlink"/>
                <w:noProof/>
                <w:lang w:eastAsia="en-US"/>
              </w:rPr>
              <w:t>1.5.1</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System Functional Requirements</w:t>
            </w:r>
            <w:r w:rsidR="00A0665E">
              <w:rPr>
                <w:noProof/>
                <w:webHidden/>
              </w:rPr>
              <w:tab/>
            </w:r>
            <w:r w:rsidR="00A0665E">
              <w:rPr>
                <w:noProof/>
                <w:webHidden/>
              </w:rPr>
              <w:fldChar w:fldCharType="begin"/>
            </w:r>
            <w:r w:rsidR="00A0665E">
              <w:rPr>
                <w:noProof/>
                <w:webHidden/>
              </w:rPr>
              <w:instrText xml:space="preserve"> PAGEREF _Toc442711653 \h </w:instrText>
            </w:r>
            <w:r w:rsidR="00A0665E">
              <w:rPr>
                <w:noProof/>
                <w:webHidden/>
              </w:rPr>
            </w:r>
            <w:r w:rsidR="00A0665E">
              <w:rPr>
                <w:noProof/>
                <w:webHidden/>
              </w:rPr>
              <w:fldChar w:fldCharType="separate"/>
            </w:r>
            <w:r w:rsidR="00477048">
              <w:rPr>
                <w:noProof/>
                <w:webHidden/>
              </w:rPr>
              <w:t>4</w:t>
            </w:r>
            <w:r w:rsidR="00A0665E">
              <w:rPr>
                <w:noProof/>
                <w:webHidden/>
              </w:rPr>
              <w:fldChar w:fldCharType="end"/>
            </w:r>
          </w:hyperlink>
        </w:p>
        <w:p w14:paraId="230A0677"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4" w:history="1">
            <w:r w:rsidR="00A0665E" w:rsidRPr="00565673">
              <w:rPr>
                <w:rStyle w:val="Hyperlink"/>
                <w:noProof/>
                <w:lang w:eastAsia="en-US"/>
              </w:rPr>
              <w:t>1.5.2</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Design </w:t>
            </w:r>
            <w:r w:rsidR="006201F3">
              <w:rPr>
                <w:rStyle w:val="Hyperlink"/>
                <w:noProof/>
                <w:lang w:eastAsia="en-US"/>
              </w:rPr>
              <w:t>BCDSS</w:t>
            </w:r>
            <w:r w:rsidR="00A0665E" w:rsidRPr="00565673">
              <w:rPr>
                <w:rStyle w:val="Hyperlink"/>
                <w:noProof/>
                <w:lang w:eastAsia="en-US"/>
              </w:rPr>
              <w:t xml:space="preserve"> System</w:t>
            </w:r>
            <w:r w:rsidR="00A0665E">
              <w:rPr>
                <w:noProof/>
                <w:webHidden/>
              </w:rPr>
              <w:tab/>
            </w:r>
            <w:r w:rsidR="00A0665E">
              <w:rPr>
                <w:noProof/>
                <w:webHidden/>
              </w:rPr>
              <w:fldChar w:fldCharType="begin"/>
            </w:r>
            <w:r w:rsidR="00A0665E">
              <w:rPr>
                <w:noProof/>
                <w:webHidden/>
              </w:rPr>
              <w:instrText xml:space="preserve"> PAGEREF _Toc442711654 \h </w:instrText>
            </w:r>
            <w:r w:rsidR="00A0665E">
              <w:rPr>
                <w:noProof/>
                <w:webHidden/>
              </w:rPr>
            </w:r>
            <w:r w:rsidR="00A0665E">
              <w:rPr>
                <w:noProof/>
                <w:webHidden/>
              </w:rPr>
              <w:fldChar w:fldCharType="separate"/>
            </w:r>
            <w:r w:rsidR="00477048">
              <w:rPr>
                <w:noProof/>
                <w:webHidden/>
              </w:rPr>
              <w:t>6</w:t>
            </w:r>
            <w:r w:rsidR="00A0665E">
              <w:rPr>
                <w:noProof/>
                <w:webHidden/>
              </w:rPr>
              <w:fldChar w:fldCharType="end"/>
            </w:r>
          </w:hyperlink>
        </w:p>
        <w:p w14:paraId="52A6D1E8"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5" w:history="1">
            <w:r w:rsidR="00A0665E" w:rsidRPr="00565673">
              <w:rPr>
                <w:rStyle w:val="Hyperlink"/>
                <w:noProof/>
                <w:lang w:eastAsia="en-US"/>
              </w:rPr>
              <w:t>1.5.3</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Predictive Models</w:t>
            </w:r>
            <w:r w:rsidR="00A0665E">
              <w:rPr>
                <w:noProof/>
                <w:webHidden/>
              </w:rPr>
              <w:tab/>
            </w:r>
            <w:r w:rsidR="00A0665E">
              <w:rPr>
                <w:noProof/>
                <w:webHidden/>
              </w:rPr>
              <w:fldChar w:fldCharType="begin"/>
            </w:r>
            <w:r w:rsidR="00A0665E">
              <w:rPr>
                <w:noProof/>
                <w:webHidden/>
              </w:rPr>
              <w:instrText xml:space="preserve"> PAGEREF _Toc442711655 \h </w:instrText>
            </w:r>
            <w:r w:rsidR="00A0665E">
              <w:rPr>
                <w:noProof/>
                <w:webHidden/>
              </w:rPr>
            </w:r>
            <w:r w:rsidR="00A0665E">
              <w:rPr>
                <w:noProof/>
                <w:webHidden/>
              </w:rPr>
              <w:fldChar w:fldCharType="separate"/>
            </w:r>
            <w:r w:rsidR="00477048">
              <w:rPr>
                <w:noProof/>
                <w:webHidden/>
              </w:rPr>
              <w:t>9</w:t>
            </w:r>
            <w:r w:rsidR="00A0665E">
              <w:rPr>
                <w:noProof/>
                <w:webHidden/>
              </w:rPr>
              <w:fldChar w:fldCharType="end"/>
            </w:r>
          </w:hyperlink>
        </w:p>
        <w:p w14:paraId="64CF807B"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6" w:history="1">
            <w:r w:rsidR="00A0665E" w:rsidRPr="00565673">
              <w:rPr>
                <w:rStyle w:val="Hyperlink"/>
                <w:noProof/>
                <w:lang w:eastAsia="en-US"/>
              </w:rPr>
              <w:t>1.5.4</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Systems</w:t>
            </w:r>
            <w:r w:rsidR="00A0665E">
              <w:rPr>
                <w:noProof/>
                <w:webHidden/>
              </w:rPr>
              <w:tab/>
            </w:r>
            <w:r w:rsidR="00A0665E">
              <w:rPr>
                <w:noProof/>
                <w:webHidden/>
              </w:rPr>
              <w:fldChar w:fldCharType="begin"/>
            </w:r>
            <w:r w:rsidR="00A0665E">
              <w:rPr>
                <w:noProof/>
                <w:webHidden/>
              </w:rPr>
              <w:instrText xml:space="preserve"> PAGEREF _Toc442711656 \h </w:instrText>
            </w:r>
            <w:r w:rsidR="00A0665E">
              <w:rPr>
                <w:noProof/>
                <w:webHidden/>
              </w:rPr>
            </w:r>
            <w:r w:rsidR="00A0665E">
              <w:rPr>
                <w:noProof/>
                <w:webHidden/>
              </w:rPr>
              <w:fldChar w:fldCharType="separate"/>
            </w:r>
            <w:r w:rsidR="00477048">
              <w:rPr>
                <w:noProof/>
                <w:webHidden/>
              </w:rPr>
              <w:t>12</w:t>
            </w:r>
            <w:r w:rsidR="00A0665E">
              <w:rPr>
                <w:noProof/>
                <w:webHidden/>
              </w:rPr>
              <w:fldChar w:fldCharType="end"/>
            </w:r>
          </w:hyperlink>
        </w:p>
        <w:p w14:paraId="0780C84D"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7" w:history="1">
            <w:r w:rsidR="00A0665E" w:rsidRPr="00565673">
              <w:rPr>
                <w:rStyle w:val="Hyperlink"/>
                <w:noProof/>
                <w:lang w:eastAsia="en-US"/>
              </w:rPr>
              <w:t>1.5.5</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Pilot</w:t>
            </w:r>
            <w:r w:rsidR="00A0665E">
              <w:rPr>
                <w:noProof/>
                <w:webHidden/>
              </w:rPr>
              <w:tab/>
            </w:r>
            <w:r w:rsidR="00A0665E">
              <w:rPr>
                <w:noProof/>
                <w:webHidden/>
              </w:rPr>
              <w:fldChar w:fldCharType="begin"/>
            </w:r>
            <w:r w:rsidR="00A0665E">
              <w:rPr>
                <w:noProof/>
                <w:webHidden/>
              </w:rPr>
              <w:instrText xml:space="preserve"> PAGEREF _Toc442711657 \h </w:instrText>
            </w:r>
            <w:r w:rsidR="00A0665E">
              <w:rPr>
                <w:noProof/>
                <w:webHidden/>
              </w:rPr>
            </w:r>
            <w:r w:rsidR="00A0665E">
              <w:rPr>
                <w:noProof/>
                <w:webHidden/>
              </w:rPr>
              <w:fldChar w:fldCharType="separate"/>
            </w:r>
            <w:r w:rsidR="00477048">
              <w:rPr>
                <w:noProof/>
                <w:webHidden/>
              </w:rPr>
              <w:t>16</w:t>
            </w:r>
            <w:r w:rsidR="00A0665E">
              <w:rPr>
                <w:noProof/>
                <w:webHidden/>
              </w:rPr>
              <w:fldChar w:fldCharType="end"/>
            </w:r>
          </w:hyperlink>
        </w:p>
        <w:p w14:paraId="7290EEBD"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58" w:history="1">
            <w:r w:rsidR="00A0665E" w:rsidRPr="00565673">
              <w:rPr>
                <w:rStyle w:val="Hyperlink"/>
                <w:noProof/>
              </w:rPr>
              <w:t>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Organization</w:t>
            </w:r>
            <w:r w:rsidR="00A0665E">
              <w:rPr>
                <w:noProof/>
                <w:webHidden/>
              </w:rPr>
              <w:tab/>
            </w:r>
            <w:r w:rsidR="00A0665E">
              <w:rPr>
                <w:noProof/>
                <w:webHidden/>
              </w:rPr>
              <w:fldChar w:fldCharType="begin"/>
            </w:r>
            <w:r w:rsidR="00A0665E">
              <w:rPr>
                <w:noProof/>
                <w:webHidden/>
              </w:rPr>
              <w:instrText xml:space="preserve"> PAGEREF _Toc442711658 \h </w:instrText>
            </w:r>
            <w:r w:rsidR="00A0665E">
              <w:rPr>
                <w:noProof/>
                <w:webHidden/>
              </w:rPr>
            </w:r>
            <w:r w:rsidR="00A0665E">
              <w:rPr>
                <w:noProof/>
                <w:webHidden/>
              </w:rPr>
              <w:fldChar w:fldCharType="separate"/>
            </w:r>
            <w:r w:rsidR="00477048">
              <w:rPr>
                <w:noProof/>
                <w:webHidden/>
              </w:rPr>
              <w:t>17</w:t>
            </w:r>
            <w:r w:rsidR="00A0665E">
              <w:rPr>
                <w:noProof/>
                <w:webHidden/>
              </w:rPr>
              <w:fldChar w:fldCharType="end"/>
            </w:r>
          </w:hyperlink>
        </w:p>
        <w:p w14:paraId="3D23AE6A"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9" w:history="1">
            <w:r w:rsidR="00A0665E" w:rsidRPr="00565673">
              <w:rPr>
                <w:rStyle w:val="Hyperlink"/>
                <w:rFonts w:eastAsiaTheme="majorEastAsia"/>
                <w:noProof/>
              </w:rPr>
              <w:t>2.1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Structure</w:t>
            </w:r>
            <w:r w:rsidR="00A0665E">
              <w:rPr>
                <w:noProof/>
                <w:webHidden/>
              </w:rPr>
              <w:tab/>
            </w:r>
            <w:r w:rsidR="00A0665E">
              <w:rPr>
                <w:noProof/>
                <w:webHidden/>
              </w:rPr>
              <w:fldChar w:fldCharType="begin"/>
            </w:r>
            <w:r w:rsidR="00A0665E">
              <w:rPr>
                <w:noProof/>
                <w:webHidden/>
              </w:rPr>
              <w:instrText xml:space="preserve"> PAGEREF _Toc442711659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14:paraId="1CE6E5C3"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0" w:history="1">
            <w:r w:rsidR="00A0665E" w:rsidRPr="00565673">
              <w:rPr>
                <w:rStyle w:val="Hyperlink"/>
                <w:noProof/>
              </w:rPr>
              <w:t>2.2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Boundaries and Interfaces</w:t>
            </w:r>
            <w:r w:rsidR="00A0665E">
              <w:rPr>
                <w:noProof/>
                <w:webHidden/>
              </w:rPr>
              <w:tab/>
            </w:r>
            <w:r w:rsidR="00A0665E">
              <w:rPr>
                <w:noProof/>
                <w:webHidden/>
              </w:rPr>
              <w:fldChar w:fldCharType="begin"/>
            </w:r>
            <w:r w:rsidR="00A0665E">
              <w:rPr>
                <w:noProof/>
                <w:webHidden/>
              </w:rPr>
              <w:instrText xml:space="preserve"> PAGEREF _Toc442711660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14:paraId="610927BB"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1" w:history="1">
            <w:r w:rsidR="00A0665E" w:rsidRPr="00565673">
              <w:rPr>
                <w:rStyle w:val="Hyperlink"/>
                <w:noProof/>
              </w:rPr>
              <w:t>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Acquisition Process</w:t>
            </w:r>
            <w:r w:rsidR="00A0665E">
              <w:rPr>
                <w:noProof/>
                <w:webHidden/>
              </w:rPr>
              <w:tab/>
            </w:r>
            <w:r w:rsidR="00A0665E">
              <w:rPr>
                <w:noProof/>
                <w:webHidden/>
              </w:rPr>
              <w:fldChar w:fldCharType="begin"/>
            </w:r>
            <w:r w:rsidR="00A0665E">
              <w:rPr>
                <w:noProof/>
                <w:webHidden/>
              </w:rPr>
              <w:instrText xml:space="preserve"> PAGEREF _Toc442711661 \h </w:instrText>
            </w:r>
            <w:r w:rsidR="00A0665E">
              <w:rPr>
                <w:noProof/>
                <w:webHidden/>
              </w:rPr>
            </w:r>
            <w:r w:rsidR="00A0665E">
              <w:rPr>
                <w:noProof/>
                <w:webHidden/>
              </w:rPr>
              <w:fldChar w:fldCharType="separate"/>
            </w:r>
            <w:r w:rsidR="00477048">
              <w:rPr>
                <w:noProof/>
                <w:webHidden/>
              </w:rPr>
              <w:t>19</w:t>
            </w:r>
            <w:r w:rsidR="00A0665E">
              <w:rPr>
                <w:noProof/>
                <w:webHidden/>
              </w:rPr>
              <w:fldChar w:fldCharType="end"/>
            </w:r>
          </w:hyperlink>
        </w:p>
        <w:p w14:paraId="37460C1F"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2" w:history="1">
            <w:r w:rsidR="00A0665E" w:rsidRPr="00565673">
              <w:rPr>
                <w:rStyle w:val="Hyperlink"/>
                <w:noProof/>
              </w:rPr>
              <w:t>4.</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Monitoring and Control Mechanisms</w:t>
            </w:r>
            <w:r w:rsidR="00A0665E">
              <w:rPr>
                <w:noProof/>
                <w:webHidden/>
              </w:rPr>
              <w:tab/>
            </w:r>
            <w:r w:rsidR="00A0665E">
              <w:rPr>
                <w:noProof/>
                <w:webHidden/>
              </w:rPr>
              <w:fldChar w:fldCharType="begin"/>
            </w:r>
            <w:r w:rsidR="00A0665E">
              <w:rPr>
                <w:noProof/>
                <w:webHidden/>
              </w:rPr>
              <w:instrText xml:space="preserve"> PAGEREF _Toc442711662 \h </w:instrText>
            </w:r>
            <w:r w:rsidR="00A0665E">
              <w:rPr>
                <w:noProof/>
                <w:webHidden/>
              </w:rPr>
            </w:r>
            <w:r w:rsidR="00A0665E">
              <w:rPr>
                <w:noProof/>
                <w:webHidden/>
              </w:rPr>
              <w:fldChar w:fldCharType="separate"/>
            </w:r>
            <w:r w:rsidR="00477048">
              <w:rPr>
                <w:noProof/>
                <w:webHidden/>
              </w:rPr>
              <w:t>20</w:t>
            </w:r>
            <w:r w:rsidR="00A0665E">
              <w:rPr>
                <w:noProof/>
                <w:webHidden/>
              </w:rPr>
              <w:fldChar w:fldCharType="end"/>
            </w:r>
          </w:hyperlink>
        </w:p>
        <w:p w14:paraId="154BDD47"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3" w:history="1">
            <w:r w:rsidR="00A0665E" w:rsidRPr="00565673">
              <w:rPr>
                <w:rStyle w:val="Hyperlink"/>
                <w:noProof/>
              </w:rPr>
              <w:t>5.</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Systems Security Plans and Requirements</w:t>
            </w:r>
            <w:r w:rsidR="00A0665E">
              <w:rPr>
                <w:noProof/>
                <w:webHidden/>
              </w:rPr>
              <w:tab/>
            </w:r>
            <w:r w:rsidR="00A0665E">
              <w:rPr>
                <w:noProof/>
                <w:webHidden/>
              </w:rPr>
              <w:fldChar w:fldCharType="begin"/>
            </w:r>
            <w:r w:rsidR="00A0665E">
              <w:rPr>
                <w:noProof/>
                <w:webHidden/>
              </w:rPr>
              <w:instrText xml:space="preserve"> PAGEREF _Toc442711663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14:paraId="1A74A25F"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4" w:history="1">
            <w:r w:rsidR="00A0665E" w:rsidRPr="00565673">
              <w:rPr>
                <w:rStyle w:val="Hyperlink"/>
                <w:rFonts w:eastAsia="Batang"/>
                <w:noProof/>
              </w:rPr>
              <w:t>6.</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Technical Process</w:t>
            </w:r>
            <w:r w:rsidR="00A0665E">
              <w:rPr>
                <w:noProof/>
                <w:webHidden/>
              </w:rPr>
              <w:tab/>
            </w:r>
            <w:r w:rsidR="00A0665E">
              <w:rPr>
                <w:noProof/>
                <w:webHidden/>
              </w:rPr>
              <w:fldChar w:fldCharType="begin"/>
            </w:r>
            <w:r w:rsidR="00A0665E">
              <w:rPr>
                <w:noProof/>
                <w:webHidden/>
              </w:rPr>
              <w:instrText xml:space="preserve"> PAGEREF _Toc442711664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14:paraId="0785C51F"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5" w:history="1">
            <w:r w:rsidR="00A0665E" w:rsidRPr="00565673">
              <w:rPr>
                <w:rStyle w:val="Hyperlink"/>
                <w:noProof/>
              </w:rPr>
              <w:t>6.1</w:t>
            </w:r>
            <w:r w:rsidR="00A0665E">
              <w:rPr>
                <w:rFonts w:eastAsiaTheme="minorEastAsia" w:hAnsiTheme="minorHAnsi" w:cstheme="minorBidi"/>
                <w:smallCaps w:val="0"/>
                <w:noProof/>
                <w:kern w:val="0"/>
                <w:sz w:val="22"/>
                <w:szCs w:val="22"/>
                <w:lang w:eastAsia="en-US"/>
              </w:rPr>
              <w:tab/>
            </w:r>
            <w:r w:rsidR="00A0665E" w:rsidRPr="00565673">
              <w:rPr>
                <w:rStyle w:val="Hyperlink"/>
                <w:noProof/>
              </w:rPr>
              <w:t>Methods, Tools, and Techniques</w:t>
            </w:r>
            <w:r w:rsidR="00A0665E">
              <w:rPr>
                <w:noProof/>
                <w:webHidden/>
              </w:rPr>
              <w:tab/>
            </w:r>
            <w:r w:rsidR="00A0665E">
              <w:rPr>
                <w:noProof/>
                <w:webHidden/>
              </w:rPr>
              <w:fldChar w:fldCharType="begin"/>
            </w:r>
            <w:r w:rsidR="00A0665E">
              <w:rPr>
                <w:noProof/>
                <w:webHidden/>
              </w:rPr>
              <w:instrText xml:space="preserve"> PAGEREF _Toc442711665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14:paraId="31E7E8FD"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6" w:history="1">
            <w:r w:rsidR="00A0665E" w:rsidRPr="00565673">
              <w:rPr>
                <w:rStyle w:val="Hyperlink"/>
                <w:noProof/>
              </w:rPr>
              <w:t>6.1.1</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Development Methodology</w:t>
            </w:r>
            <w:r w:rsidR="00A0665E">
              <w:rPr>
                <w:noProof/>
                <w:webHidden/>
              </w:rPr>
              <w:tab/>
            </w:r>
            <w:r w:rsidR="00A0665E">
              <w:rPr>
                <w:noProof/>
                <w:webHidden/>
              </w:rPr>
              <w:fldChar w:fldCharType="begin"/>
            </w:r>
            <w:r w:rsidR="00A0665E">
              <w:rPr>
                <w:noProof/>
                <w:webHidden/>
              </w:rPr>
              <w:instrText xml:space="preserve"> PAGEREF _Toc442711666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14:paraId="28E20AA1"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7" w:history="1">
            <w:r w:rsidR="00A0665E" w:rsidRPr="00565673">
              <w:rPr>
                <w:rStyle w:val="Hyperlink"/>
                <w:noProof/>
              </w:rPr>
              <w:t>6.1.2</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Tools, Programming Languages and Methods</w:t>
            </w:r>
            <w:r w:rsidR="00A0665E">
              <w:rPr>
                <w:noProof/>
                <w:webHidden/>
              </w:rPr>
              <w:tab/>
            </w:r>
            <w:r w:rsidR="00A0665E">
              <w:rPr>
                <w:noProof/>
                <w:webHidden/>
              </w:rPr>
              <w:fldChar w:fldCharType="begin"/>
            </w:r>
            <w:r w:rsidR="00A0665E">
              <w:rPr>
                <w:noProof/>
                <w:webHidden/>
              </w:rPr>
              <w:instrText xml:space="preserve"> PAGEREF _Toc442711667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14:paraId="02BE785E" w14:textId="77777777" w:rsidR="00A0665E" w:rsidRDefault="00DC6EDF">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8" w:history="1">
            <w:r w:rsidR="00A0665E" w:rsidRPr="00565673">
              <w:rPr>
                <w:rStyle w:val="Hyperlink"/>
                <w:noProof/>
              </w:rPr>
              <w:t>6.1.3</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Technical Standards, Policies, Procedures, and Guidelines</w:t>
            </w:r>
            <w:r w:rsidR="00A0665E">
              <w:rPr>
                <w:noProof/>
                <w:webHidden/>
              </w:rPr>
              <w:tab/>
            </w:r>
            <w:r w:rsidR="00A0665E">
              <w:rPr>
                <w:noProof/>
                <w:webHidden/>
              </w:rPr>
              <w:fldChar w:fldCharType="begin"/>
            </w:r>
            <w:r w:rsidR="00A0665E">
              <w:rPr>
                <w:noProof/>
                <w:webHidden/>
              </w:rPr>
              <w:instrText xml:space="preserve"> PAGEREF _Toc442711668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14:paraId="601C5243"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9" w:history="1">
            <w:r w:rsidR="00A0665E" w:rsidRPr="00565673">
              <w:rPr>
                <w:rStyle w:val="Hyperlink"/>
                <w:rFonts w:eastAsiaTheme="majorEastAsia"/>
                <w:noProof/>
              </w:rPr>
              <w:t>6.2</w:t>
            </w:r>
            <w:r w:rsidR="00A0665E">
              <w:rPr>
                <w:rFonts w:eastAsiaTheme="minorEastAsia" w:hAnsiTheme="minorHAnsi" w:cstheme="minorBidi"/>
                <w:smallCaps w:val="0"/>
                <w:noProof/>
                <w:kern w:val="0"/>
                <w:sz w:val="22"/>
                <w:szCs w:val="22"/>
                <w:lang w:eastAsia="en-US"/>
              </w:rPr>
              <w:tab/>
            </w:r>
            <w:r w:rsidR="00A0665E" w:rsidRPr="00565673">
              <w:rPr>
                <w:rStyle w:val="Hyperlink"/>
                <w:noProof/>
              </w:rPr>
              <w:t>Testing Support</w:t>
            </w:r>
            <w:r w:rsidR="00A0665E">
              <w:rPr>
                <w:noProof/>
                <w:webHidden/>
              </w:rPr>
              <w:tab/>
            </w:r>
            <w:r w:rsidR="00A0665E">
              <w:rPr>
                <w:noProof/>
                <w:webHidden/>
              </w:rPr>
              <w:fldChar w:fldCharType="begin"/>
            </w:r>
            <w:r w:rsidR="00A0665E">
              <w:rPr>
                <w:noProof/>
                <w:webHidden/>
              </w:rPr>
              <w:instrText xml:space="preserve"> PAGEREF _Toc442711669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14:paraId="398CC350"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0" w:history="1">
            <w:r w:rsidR="00A0665E" w:rsidRPr="00565673">
              <w:rPr>
                <w:rStyle w:val="Hyperlink"/>
                <w:noProof/>
              </w:rPr>
              <w:t>6.3</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Product Component Test (Unit Testing)</w:t>
            </w:r>
            <w:r w:rsidR="00A0665E">
              <w:rPr>
                <w:noProof/>
                <w:webHidden/>
              </w:rPr>
              <w:tab/>
            </w:r>
            <w:r w:rsidR="00A0665E">
              <w:rPr>
                <w:noProof/>
                <w:webHidden/>
              </w:rPr>
              <w:fldChar w:fldCharType="begin"/>
            </w:r>
            <w:r w:rsidR="00A0665E">
              <w:rPr>
                <w:noProof/>
                <w:webHidden/>
              </w:rPr>
              <w:instrText xml:space="preserve"> PAGEREF _Toc442711670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14:paraId="682D9EEA"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1" w:history="1">
            <w:r w:rsidR="00A0665E" w:rsidRPr="00565673">
              <w:rPr>
                <w:rStyle w:val="Hyperlink"/>
                <w:rFonts w:eastAsiaTheme="majorEastAsia"/>
                <w:noProof/>
              </w:rPr>
              <w:t>6.4</w:t>
            </w:r>
            <w:r w:rsidR="00A0665E">
              <w:rPr>
                <w:rFonts w:eastAsiaTheme="minorEastAsia" w:hAnsiTheme="minorHAnsi" w:cstheme="minorBidi"/>
                <w:smallCaps w:val="0"/>
                <w:noProof/>
                <w:kern w:val="0"/>
                <w:sz w:val="22"/>
                <w:szCs w:val="22"/>
                <w:lang w:eastAsia="en-US"/>
              </w:rPr>
              <w:tab/>
            </w:r>
            <w:r w:rsidR="00A0665E" w:rsidRPr="00565673">
              <w:rPr>
                <w:rStyle w:val="Hyperlink"/>
                <w:noProof/>
              </w:rPr>
              <w:t>System Testing</w:t>
            </w:r>
            <w:r w:rsidR="00A0665E">
              <w:rPr>
                <w:noProof/>
                <w:webHidden/>
              </w:rPr>
              <w:tab/>
            </w:r>
            <w:r w:rsidR="00A0665E">
              <w:rPr>
                <w:noProof/>
                <w:webHidden/>
              </w:rPr>
              <w:fldChar w:fldCharType="begin"/>
            </w:r>
            <w:r w:rsidR="00A0665E">
              <w:rPr>
                <w:noProof/>
                <w:webHidden/>
              </w:rPr>
              <w:instrText xml:space="preserve"> PAGEREF _Toc442711671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14:paraId="39366275"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2" w:history="1">
            <w:r w:rsidR="00A0665E" w:rsidRPr="00565673">
              <w:rPr>
                <w:rStyle w:val="Hyperlink"/>
                <w:rFonts w:eastAsia="Calibri"/>
                <w:noProof/>
              </w:rPr>
              <w:t>6.5</w:t>
            </w:r>
            <w:r w:rsidR="00A0665E">
              <w:rPr>
                <w:rFonts w:eastAsiaTheme="minorEastAsia" w:hAnsiTheme="minorHAnsi" w:cstheme="minorBidi"/>
                <w:smallCaps w:val="0"/>
                <w:noProof/>
                <w:kern w:val="0"/>
                <w:sz w:val="22"/>
                <w:szCs w:val="22"/>
                <w:lang w:eastAsia="en-US"/>
              </w:rPr>
              <w:tab/>
            </w:r>
            <w:r w:rsidR="00A0665E" w:rsidRPr="00565673">
              <w:rPr>
                <w:rStyle w:val="Hyperlink"/>
                <w:rFonts w:eastAsia="Calibri"/>
                <w:noProof/>
              </w:rPr>
              <w:t>User Acceptance Testing</w:t>
            </w:r>
            <w:r w:rsidR="00A0665E">
              <w:rPr>
                <w:noProof/>
                <w:webHidden/>
              </w:rPr>
              <w:tab/>
            </w:r>
            <w:r w:rsidR="00A0665E">
              <w:rPr>
                <w:noProof/>
                <w:webHidden/>
              </w:rPr>
              <w:fldChar w:fldCharType="begin"/>
            </w:r>
            <w:r w:rsidR="00A0665E">
              <w:rPr>
                <w:noProof/>
                <w:webHidden/>
              </w:rPr>
              <w:instrText xml:space="preserve"> PAGEREF _Toc442711672 \h </w:instrText>
            </w:r>
            <w:r w:rsidR="00A0665E">
              <w:rPr>
                <w:noProof/>
                <w:webHidden/>
              </w:rPr>
            </w:r>
            <w:r w:rsidR="00A0665E">
              <w:rPr>
                <w:noProof/>
                <w:webHidden/>
              </w:rPr>
              <w:fldChar w:fldCharType="separate"/>
            </w:r>
            <w:r w:rsidR="00477048">
              <w:rPr>
                <w:noProof/>
                <w:webHidden/>
              </w:rPr>
              <w:t>25</w:t>
            </w:r>
            <w:r w:rsidR="00A0665E">
              <w:rPr>
                <w:noProof/>
                <w:webHidden/>
              </w:rPr>
              <w:fldChar w:fldCharType="end"/>
            </w:r>
          </w:hyperlink>
        </w:p>
        <w:p w14:paraId="766BE81C"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3" w:history="1">
            <w:r w:rsidR="00A0665E" w:rsidRPr="00565673">
              <w:rPr>
                <w:rStyle w:val="Hyperlink"/>
                <w:rFonts w:eastAsia="Batang"/>
                <w:noProof/>
              </w:rPr>
              <w:t>7.</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Work Breakdown Structure (WBS) and Schedule</w:t>
            </w:r>
            <w:r w:rsidR="00A0665E">
              <w:rPr>
                <w:noProof/>
                <w:webHidden/>
              </w:rPr>
              <w:tab/>
            </w:r>
            <w:r w:rsidR="00A0665E">
              <w:rPr>
                <w:noProof/>
                <w:webHidden/>
              </w:rPr>
              <w:fldChar w:fldCharType="begin"/>
            </w:r>
            <w:r w:rsidR="00A0665E">
              <w:rPr>
                <w:noProof/>
                <w:webHidden/>
              </w:rPr>
              <w:instrText xml:space="preserve"> PAGEREF _Toc442711673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14:paraId="24B47090"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4" w:history="1">
            <w:r w:rsidR="00A0665E" w:rsidRPr="00565673">
              <w:rPr>
                <w:rStyle w:val="Hyperlink"/>
                <w:noProof/>
              </w:rPr>
              <w:t>7.1</w:t>
            </w:r>
            <w:r w:rsidR="00A0665E">
              <w:rPr>
                <w:rFonts w:eastAsiaTheme="minorEastAsia" w:hAnsiTheme="minorHAnsi" w:cstheme="minorBidi"/>
                <w:smallCaps w:val="0"/>
                <w:noProof/>
                <w:kern w:val="0"/>
                <w:sz w:val="22"/>
                <w:szCs w:val="22"/>
                <w:lang w:eastAsia="en-US"/>
              </w:rPr>
              <w:tab/>
            </w:r>
            <w:r w:rsidR="00A0665E" w:rsidRPr="00565673">
              <w:rPr>
                <w:rStyle w:val="Hyperlink"/>
                <w:noProof/>
              </w:rPr>
              <w:t>WBS</w:t>
            </w:r>
            <w:r w:rsidR="00A0665E">
              <w:rPr>
                <w:noProof/>
                <w:webHidden/>
              </w:rPr>
              <w:tab/>
            </w:r>
            <w:r w:rsidR="00A0665E">
              <w:rPr>
                <w:noProof/>
                <w:webHidden/>
              </w:rPr>
              <w:fldChar w:fldCharType="begin"/>
            </w:r>
            <w:r w:rsidR="00A0665E">
              <w:rPr>
                <w:noProof/>
                <w:webHidden/>
              </w:rPr>
              <w:instrText xml:space="preserve"> PAGEREF _Toc442711674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14:paraId="394EF77D"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5" w:history="1">
            <w:r w:rsidR="00A0665E" w:rsidRPr="00565673">
              <w:rPr>
                <w:rStyle w:val="Hyperlink"/>
                <w:noProof/>
              </w:rPr>
              <w:t>7.2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Schedule</w:t>
            </w:r>
            <w:r w:rsidR="00A0665E">
              <w:rPr>
                <w:noProof/>
                <w:webHidden/>
              </w:rPr>
              <w:tab/>
            </w:r>
            <w:r w:rsidR="00A0665E">
              <w:rPr>
                <w:noProof/>
                <w:webHidden/>
              </w:rPr>
              <w:fldChar w:fldCharType="begin"/>
            </w:r>
            <w:r w:rsidR="00A0665E">
              <w:rPr>
                <w:noProof/>
                <w:webHidden/>
              </w:rPr>
              <w:instrText xml:space="preserve"> PAGEREF _Toc442711675 \h </w:instrText>
            </w:r>
            <w:r w:rsidR="00A0665E">
              <w:rPr>
                <w:noProof/>
                <w:webHidden/>
              </w:rPr>
            </w:r>
            <w:r w:rsidR="00A0665E">
              <w:rPr>
                <w:noProof/>
                <w:webHidden/>
              </w:rPr>
              <w:fldChar w:fldCharType="separate"/>
            </w:r>
            <w:r w:rsidR="00477048">
              <w:rPr>
                <w:noProof/>
                <w:webHidden/>
              </w:rPr>
              <w:t>27</w:t>
            </w:r>
            <w:r w:rsidR="00A0665E">
              <w:rPr>
                <w:noProof/>
                <w:webHidden/>
              </w:rPr>
              <w:fldChar w:fldCharType="end"/>
            </w:r>
          </w:hyperlink>
        </w:p>
        <w:p w14:paraId="25795293"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6" w:history="1">
            <w:r w:rsidR="00A0665E" w:rsidRPr="00565673">
              <w:rPr>
                <w:rStyle w:val="Hyperlink"/>
                <w:noProof/>
              </w:rPr>
              <w:t>8.</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Project Success Criteria</w:t>
            </w:r>
            <w:r w:rsidR="00A0665E">
              <w:rPr>
                <w:noProof/>
                <w:webHidden/>
              </w:rPr>
              <w:tab/>
            </w:r>
            <w:r w:rsidR="00A0665E">
              <w:rPr>
                <w:noProof/>
                <w:webHidden/>
              </w:rPr>
              <w:fldChar w:fldCharType="begin"/>
            </w:r>
            <w:r w:rsidR="00A0665E">
              <w:rPr>
                <w:noProof/>
                <w:webHidden/>
              </w:rPr>
              <w:instrText xml:space="preserve"> PAGEREF _Toc442711676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14:paraId="3A6194EA"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7" w:history="1">
            <w:r w:rsidR="00A0665E" w:rsidRPr="00565673">
              <w:rPr>
                <w:rStyle w:val="Hyperlink"/>
                <w:noProof/>
              </w:rPr>
              <w:t>8.1</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Deliverables</w:t>
            </w:r>
            <w:r w:rsidR="00A0665E">
              <w:rPr>
                <w:noProof/>
                <w:webHidden/>
              </w:rPr>
              <w:tab/>
            </w:r>
            <w:r w:rsidR="00A0665E">
              <w:rPr>
                <w:noProof/>
                <w:webHidden/>
              </w:rPr>
              <w:fldChar w:fldCharType="begin"/>
            </w:r>
            <w:r w:rsidR="00A0665E">
              <w:rPr>
                <w:noProof/>
                <w:webHidden/>
              </w:rPr>
              <w:instrText xml:space="preserve"> PAGEREF _Toc442711677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14:paraId="4C9AA1BC"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8" w:history="1">
            <w:r w:rsidR="00A0665E" w:rsidRPr="00565673">
              <w:rPr>
                <w:rStyle w:val="Hyperlink"/>
                <w:noProof/>
              </w:rPr>
              <w:t>8.2</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Milestones</w:t>
            </w:r>
            <w:r w:rsidR="00A0665E">
              <w:rPr>
                <w:noProof/>
                <w:webHidden/>
              </w:rPr>
              <w:tab/>
            </w:r>
            <w:r w:rsidR="00A0665E">
              <w:rPr>
                <w:noProof/>
                <w:webHidden/>
              </w:rPr>
              <w:fldChar w:fldCharType="begin"/>
            </w:r>
            <w:r w:rsidR="00A0665E">
              <w:rPr>
                <w:noProof/>
                <w:webHidden/>
              </w:rPr>
              <w:instrText xml:space="preserve"> PAGEREF _Toc442711678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14:paraId="633B8322" w14:textId="77777777" w:rsidR="00A0665E" w:rsidRDefault="00DC6EDF">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9" w:history="1">
            <w:r w:rsidR="00A0665E" w:rsidRPr="00565673">
              <w:rPr>
                <w:rStyle w:val="Hyperlink"/>
                <w:noProof/>
              </w:rPr>
              <w:t>9.</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Communication Matrix</w:t>
            </w:r>
            <w:r w:rsidR="00A0665E">
              <w:rPr>
                <w:noProof/>
                <w:webHidden/>
              </w:rPr>
              <w:tab/>
            </w:r>
            <w:r w:rsidR="00A0665E">
              <w:rPr>
                <w:noProof/>
                <w:webHidden/>
              </w:rPr>
              <w:fldChar w:fldCharType="begin"/>
            </w:r>
            <w:r w:rsidR="00A0665E">
              <w:rPr>
                <w:noProof/>
                <w:webHidden/>
              </w:rPr>
              <w:instrText xml:space="preserve"> PAGEREF _Toc442711679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14:paraId="7D22A762"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0" w:history="1">
            <w:r w:rsidR="00A0665E" w:rsidRPr="00565673">
              <w:rPr>
                <w:rStyle w:val="Hyperlink"/>
                <w:noProof/>
              </w:rPr>
              <w:t>10.</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Risk Management Plan</w:t>
            </w:r>
            <w:r w:rsidR="00A0665E">
              <w:rPr>
                <w:noProof/>
                <w:webHidden/>
              </w:rPr>
              <w:tab/>
            </w:r>
            <w:r w:rsidR="00A0665E">
              <w:rPr>
                <w:noProof/>
                <w:webHidden/>
              </w:rPr>
              <w:fldChar w:fldCharType="begin"/>
            </w:r>
            <w:r w:rsidR="00A0665E">
              <w:rPr>
                <w:noProof/>
                <w:webHidden/>
              </w:rPr>
              <w:instrText xml:space="preserve"> PAGEREF _Toc442711680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14:paraId="357C5A5B"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1" w:history="1">
            <w:r w:rsidR="00A0665E" w:rsidRPr="00565673">
              <w:rPr>
                <w:rStyle w:val="Hyperlink"/>
                <w:noProof/>
              </w:rPr>
              <w:t>10.1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Identification and Analysis</w:t>
            </w:r>
            <w:r w:rsidR="00A0665E">
              <w:rPr>
                <w:noProof/>
                <w:webHidden/>
              </w:rPr>
              <w:tab/>
            </w:r>
            <w:r w:rsidR="00A0665E">
              <w:rPr>
                <w:noProof/>
                <w:webHidden/>
              </w:rPr>
              <w:fldChar w:fldCharType="begin"/>
            </w:r>
            <w:r w:rsidR="00A0665E">
              <w:rPr>
                <w:noProof/>
                <w:webHidden/>
              </w:rPr>
              <w:instrText xml:space="preserve"> PAGEREF _Toc442711681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14:paraId="7EA3235B"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2" w:history="1">
            <w:r w:rsidR="00A0665E" w:rsidRPr="00565673">
              <w:rPr>
                <w:rStyle w:val="Hyperlink"/>
                <w:noProof/>
              </w:rPr>
              <w:t>10.2</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Assessment</w:t>
            </w:r>
            <w:r w:rsidR="00A0665E">
              <w:rPr>
                <w:noProof/>
                <w:webHidden/>
              </w:rPr>
              <w:tab/>
            </w:r>
            <w:r w:rsidR="00A0665E">
              <w:rPr>
                <w:noProof/>
                <w:webHidden/>
              </w:rPr>
              <w:fldChar w:fldCharType="begin"/>
            </w:r>
            <w:r w:rsidR="00A0665E">
              <w:rPr>
                <w:noProof/>
                <w:webHidden/>
              </w:rPr>
              <w:instrText xml:space="preserve"> PAGEREF _Toc442711682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14:paraId="53905324"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3" w:history="1">
            <w:r w:rsidR="00A0665E" w:rsidRPr="00565673">
              <w:rPr>
                <w:rStyle w:val="Hyperlink"/>
                <w:noProof/>
              </w:rPr>
              <w:t>10.3</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Action Planning</w:t>
            </w:r>
            <w:r w:rsidR="00A0665E">
              <w:rPr>
                <w:noProof/>
                <w:webHidden/>
              </w:rPr>
              <w:tab/>
            </w:r>
            <w:r w:rsidR="00A0665E">
              <w:rPr>
                <w:noProof/>
                <w:webHidden/>
              </w:rPr>
              <w:fldChar w:fldCharType="begin"/>
            </w:r>
            <w:r w:rsidR="00A0665E">
              <w:rPr>
                <w:noProof/>
                <w:webHidden/>
              </w:rPr>
              <w:instrText xml:space="preserve"> PAGEREF _Toc442711683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14:paraId="62D27A4C"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4" w:history="1">
            <w:r w:rsidR="00A0665E" w:rsidRPr="00565673">
              <w:rPr>
                <w:rStyle w:val="Hyperlink"/>
                <w:rFonts w:eastAsia="Arial"/>
                <w:noProof/>
              </w:rPr>
              <w:t>11.</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Software Configuration Management (SCM) Plan</w:t>
            </w:r>
            <w:r w:rsidR="00A0665E">
              <w:rPr>
                <w:noProof/>
                <w:webHidden/>
              </w:rPr>
              <w:tab/>
            </w:r>
            <w:r w:rsidR="00A0665E">
              <w:rPr>
                <w:noProof/>
                <w:webHidden/>
              </w:rPr>
              <w:fldChar w:fldCharType="begin"/>
            </w:r>
            <w:r w:rsidR="00A0665E">
              <w:rPr>
                <w:noProof/>
                <w:webHidden/>
              </w:rPr>
              <w:instrText xml:space="preserve"> PAGEREF _Toc442711684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14:paraId="3FAA96DE"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5" w:history="1">
            <w:r w:rsidR="00A0665E" w:rsidRPr="00565673">
              <w:rPr>
                <w:rStyle w:val="Hyperlink"/>
                <w:noProof/>
              </w:rPr>
              <w:t>12.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Quality Assurance Plan</w:t>
            </w:r>
            <w:r w:rsidR="00A0665E">
              <w:rPr>
                <w:noProof/>
                <w:webHidden/>
              </w:rPr>
              <w:tab/>
            </w:r>
            <w:r w:rsidR="00A0665E">
              <w:rPr>
                <w:noProof/>
                <w:webHidden/>
              </w:rPr>
              <w:fldChar w:fldCharType="begin"/>
            </w:r>
            <w:r w:rsidR="00A0665E">
              <w:rPr>
                <w:noProof/>
                <w:webHidden/>
              </w:rPr>
              <w:instrText xml:space="preserve"> PAGEREF _Toc442711685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14:paraId="0E6A93A6"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6" w:history="1">
            <w:r w:rsidR="00A0665E" w:rsidRPr="00565673">
              <w:rPr>
                <w:rStyle w:val="Hyperlink"/>
                <w:noProof/>
              </w:rPr>
              <w:t>13.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Measurement Plan</w:t>
            </w:r>
            <w:r w:rsidR="00A0665E">
              <w:rPr>
                <w:noProof/>
                <w:webHidden/>
              </w:rPr>
              <w:tab/>
            </w:r>
            <w:r w:rsidR="00A0665E">
              <w:rPr>
                <w:noProof/>
                <w:webHidden/>
              </w:rPr>
              <w:fldChar w:fldCharType="begin"/>
            </w:r>
            <w:r w:rsidR="00A0665E">
              <w:rPr>
                <w:noProof/>
                <w:webHidden/>
              </w:rPr>
              <w:instrText xml:space="preserve"> PAGEREF _Toc442711686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14:paraId="29AF0858"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7" w:history="1">
            <w:r w:rsidR="00A0665E" w:rsidRPr="00565673">
              <w:rPr>
                <w:rStyle w:val="Hyperlink"/>
                <w:rFonts w:eastAsia="Batang"/>
                <w:noProof/>
              </w:rPr>
              <w:t>14.</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Resource Plan</w:t>
            </w:r>
            <w:r w:rsidR="00A0665E">
              <w:rPr>
                <w:noProof/>
                <w:webHidden/>
              </w:rPr>
              <w:tab/>
            </w:r>
            <w:r w:rsidR="00A0665E">
              <w:rPr>
                <w:noProof/>
                <w:webHidden/>
              </w:rPr>
              <w:fldChar w:fldCharType="begin"/>
            </w:r>
            <w:r w:rsidR="00A0665E">
              <w:rPr>
                <w:noProof/>
                <w:webHidden/>
              </w:rPr>
              <w:instrText xml:space="preserve"> PAGEREF _Toc442711687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14:paraId="3ADFE4EC"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8" w:history="1">
            <w:r w:rsidR="00A0665E" w:rsidRPr="00565673">
              <w:rPr>
                <w:rStyle w:val="Hyperlink"/>
                <w:noProof/>
              </w:rPr>
              <w:t>14.1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Roles and Responsibilities Matrix</w:t>
            </w:r>
            <w:r w:rsidR="00A0665E">
              <w:rPr>
                <w:noProof/>
                <w:webHidden/>
              </w:rPr>
              <w:tab/>
            </w:r>
            <w:r w:rsidR="00A0665E">
              <w:rPr>
                <w:noProof/>
                <w:webHidden/>
              </w:rPr>
              <w:fldChar w:fldCharType="begin"/>
            </w:r>
            <w:r w:rsidR="00A0665E">
              <w:rPr>
                <w:noProof/>
                <w:webHidden/>
              </w:rPr>
              <w:instrText xml:space="preserve"> PAGEREF _Toc442711688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14:paraId="3A5DFA1E" w14:textId="77777777" w:rsidR="00A0665E" w:rsidRDefault="00DC6EDF">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9" w:history="1">
            <w:r w:rsidR="00A0665E" w:rsidRPr="00565673">
              <w:rPr>
                <w:rStyle w:val="Hyperlink"/>
                <w:noProof/>
              </w:rPr>
              <w:t>14.2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Staffing Assignment Matrix</w:t>
            </w:r>
            <w:r w:rsidR="00A0665E">
              <w:rPr>
                <w:noProof/>
                <w:webHidden/>
              </w:rPr>
              <w:tab/>
            </w:r>
            <w:r w:rsidR="00A0665E">
              <w:rPr>
                <w:noProof/>
                <w:webHidden/>
              </w:rPr>
              <w:fldChar w:fldCharType="begin"/>
            </w:r>
            <w:r w:rsidR="00A0665E">
              <w:rPr>
                <w:noProof/>
                <w:webHidden/>
              </w:rPr>
              <w:instrText xml:space="preserve"> PAGEREF _Toc442711689 \h </w:instrText>
            </w:r>
            <w:r w:rsidR="00A0665E">
              <w:rPr>
                <w:noProof/>
                <w:webHidden/>
              </w:rPr>
            </w:r>
            <w:r w:rsidR="00A0665E">
              <w:rPr>
                <w:noProof/>
                <w:webHidden/>
              </w:rPr>
              <w:fldChar w:fldCharType="separate"/>
            </w:r>
            <w:r w:rsidR="00477048">
              <w:rPr>
                <w:noProof/>
                <w:webHidden/>
              </w:rPr>
              <w:t>34</w:t>
            </w:r>
            <w:r w:rsidR="00A0665E">
              <w:rPr>
                <w:noProof/>
                <w:webHidden/>
              </w:rPr>
              <w:fldChar w:fldCharType="end"/>
            </w:r>
          </w:hyperlink>
        </w:p>
        <w:p w14:paraId="42511635"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0" w:history="1">
            <w:r w:rsidR="00A0665E" w:rsidRPr="00565673">
              <w:rPr>
                <w:rStyle w:val="Hyperlink"/>
                <w:noProof/>
              </w:rPr>
              <w:t>15.</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Requirements Traceability Matrix (RTM)</w:t>
            </w:r>
            <w:r w:rsidR="00A0665E">
              <w:rPr>
                <w:noProof/>
                <w:webHidden/>
              </w:rPr>
              <w:tab/>
            </w:r>
            <w:r w:rsidR="00A0665E">
              <w:rPr>
                <w:noProof/>
                <w:webHidden/>
              </w:rPr>
              <w:fldChar w:fldCharType="begin"/>
            </w:r>
            <w:r w:rsidR="00A0665E">
              <w:rPr>
                <w:noProof/>
                <w:webHidden/>
              </w:rPr>
              <w:instrText xml:space="preserve"> PAGEREF _Toc442711690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14:paraId="3BCDC9C5"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1" w:history="1">
            <w:r w:rsidR="00A0665E" w:rsidRPr="00565673">
              <w:rPr>
                <w:rStyle w:val="Hyperlink"/>
                <w:noProof/>
              </w:rPr>
              <w:t>16.</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Disaster Recovery Plan</w:t>
            </w:r>
            <w:r w:rsidR="00A0665E">
              <w:rPr>
                <w:noProof/>
                <w:webHidden/>
              </w:rPr>
              <w:tab/>
            </w:r>
            <w:r w:rsidR="00A0665E">
              <w:rPr>
                <w:noProof/>
                <w:webHidden/>
              </w:rPr>
              <w:fldChar w:fldCharType="begin"/>
            </w:r>
            <w:r w:rsidR="00A0665E">
              <w:rPr>
                <w:noProof/>
                <w:webHidden/>
              </w:rPr>
              <w:instrText xml:space="preserve"> PAGEREF _Toc442711691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14:paraId="60C24E3A" w14:textId="77777777" w:rsidR="00A0665E" w:rsidRDefault="00DC6EDF">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2" w:history="1">
            <w:r w:rsidR="00A0665E" w:rsidRPr="00565673">
              <w:rPr>
                <w:rStyle w:val="Hyperlink"/>
                <w:noProof/>
              </w:rPr>
              <w:t>17.</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Reference Materials</w:t>
            </w:r>
            <w:r w:rsidR="00A0665E">
              <w:rPr>
                <w:noProof/>
                <w:webHidden/>
              </w:rPr>
              <w:tab/>
            </w:r>
            <w:r w:rsidR="00A0665E">
              <w:rPr>
                <w:noProof/>
                <w:webHidden/>
              </w:rPr>
              <w:fldChar w:fldCharType="begin"/>
            </w:r>
            <w:r w:rsidR="00A0665E">
              <w:rPr>
                <w:noProof/>
                <w:webHidden/>
              </w:rPr>
              <w:instrText xml:space="preserve"> PAGEREF _Toc442711692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14:paraId="193FE1BC" w14:textId="77777777"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14:paraId="42C3BAE5" w14:textId="77777777"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14:paraId="69E5B59C" w14:textId="77777777" w:rsidR="00C90383" w:rsidRPr="003673D1" w:rsidRDefault="00C90383" w:rsidP="00F14494">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14:paraId="2C751A62" w14:textId="77777777" w:rsidR="00BD79F5" w:rsidRPr="00DA7EEA" w:rsidRDefault="005B3120" w:rsidP="00F14494">
      <w:pPr>
        <w:pStyle w:val="Heading1"/>
      </w:pPr>
      <w:bookmarkStart w:id="5" w:name="_Toc442711647"/>
      <w:r w:rsidRPr="00DA7EEA">
        <w:rPr>
          <w:rStyle w:val="CharAttribute0"/>
          <w:rFonts w:ascii="Times New Roman" w:eastAsiaTheme="majorEastAsia" w:hAnsi="Times New Roman"/>
          <w:b/>
        </w:rPr>
        <w:lastRenderedPageBreak/>
        <w:t>Introduction</w:t>
      </w:r>
      <w:bookmarkEnd w:id="0"/>
      <w:bookmarkEnd w:id="4"/>
      <w:bookmarkEnd w:id="3"/>
      <w:bookmarkEnd w:id="5"/>
    </w:p>
    <w:p w14:paraId="2381ECFB" w14:textId="77777777" w:rsidR="00BD79F5" w:rsidRDefault="00B738CD" w:rsidP="00F14494">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14:paraId="4A6D28AF" w14:textId="77777777" w:rsidR="00BD79F5" w:rsidRPr="005B3120" w:rsidRDefault="005B3120" w:rsidP="00F14494">
      <w:pPr>
        <w:pStyle w:val="Heading2"/>
      </w:pPr>
      <w:bookmarkStart w:id="6" w:name="_Toc350864933"/>
      <w:bookmarkStart w:id="7" w:name="_Toc400010496"/>
      <w:bookmarkStart w:id="8" w:name="_Toc442711648"/>
      <w:r w:rsidRPr="005B3120">
        <w:rPr>
          <w:rStyle w:val="CharAttribute27"/>
          <w:rFonts w:ascii="Times New Roman" w:eastAsiaTheme="majorEastAsia" w:hAnsi="Times New Roman"/>
          <w:b/>
        </w:rPr>
        <w:t>Project Overview</w:t>
      </w:r>
      <w:bookmarkEnd w:id="6"/>
      <w:bookmarkEnd w:id="7"/>
      <w:bookmarkEnd w:id="8"/>
    </w:p>
    <w:p w14:paraId="58BE90B3" w14:textId="77777777"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14:paraId="21C1F5AD" w14:textId="77777777"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14:paraId="28FAAEBD" w14:textId="77777777" w:rsidR="00BD79F5" w:rsidRPr="005B3120" w:rsidRDefault="005B3120" w:rsidP="00F14494">
      <w:pPr>
        <w:pStyle w:val="Heading2"/>
      </w:pPr>
      <w:bookmarkStart w:id="10" w:name="_Toc400010497"/>
      <w:bookmarkStart w:id="11" w:name="_Toc442711649"/>
      <w:r w:rsidRPr="005B3120">
        <w:rPr>
          <w:rStyle w:val="CharAttribute27"/>
          <w:rFonts w:ascii="Times New Roman" w:eastAsiaTheme="majorEastAsia" w:hAnsi="Times New Roman"/>
          <w:b/>
        </w:rPr>
        <w:t>Scope Statements</w:t>
      </w:r>
      <w:bookmarkEnd w:id="9"/>
      <w:bookmarkEnd w:id="10"/>
      <w:bookmarkEnd w:id="11"/>
    </w:p>
    <w:p w14:paraId="340E47AD" w14:textId="77777777" w:rsidR="004B2786" w:rsidRDefault="004B2786" w:rsidP="00F14494">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22E08879" w14:textId="77777777" w:rsidR="004B2786" w:rsidRDefault="004B2786" w:rsidP="00F14494">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14:paraId="1AE04E85" w14:textId="77777777" w:rsidR="004B2786" w:rsidRDefault="004B2786" w:rsidP="00F14494">
      <w:pPr>
        <w:pStyle w:val="BodyText"/>
      </w:pPr>
    </w:p>
    <w:p w14:paraId="2A30FF83" w14:textId="77777777" w:rsidR="004B2786" w:rsidRDefault="004B2786" w:rsidP="00F14494">
      <w:pPr>
        <w:pStyle w:val="BodyText"/>
      </w:pPr>
    </w:p>
    <w:p w14:paraId="34C70B19" w14:textId="77777777" w:rsidR="00095BF2" w:rsidRPr="005B3120" w:rsidRDefault="00095BF2" w:rsidP="00F14494">
      <w:pPr>
        <w:pStyle w:val="Heading2"/>
      </w:pPr>
      <w:bookmarkStart w:id="12" w:name="_Toc350864935"/>
      <w:bookmarkStart w:id="13" w:name="_Toc400010498"/>
      <w:bookmarkStart w:id="14" w:name="_Toc442711650"/>
      <w:r w:rsidRPr="005B3120">
        <w:rPr>
          <w:rStyle w:val="CharAttribute27"/>
          <w:rFonts w:ascii="Times New Roman" w:eastAsiaTheme="majorEastAsia" w:hAnsi="Times New Roman"/>
          <w:b/>
        </w:rPr>
        <w:lastRenderedPageBreak/>
        <w:t>Goals and Objectives</w:t>
      </w:r>
      <w:bookmarkEnd w:id="12"/>
      <w:bookmarkEnd w:id="13"/>
      <w:bookmarkEnd w:id="14"/>
    </w:p>
    <w:p w14:paraId="530194FF" w14:textId="77777777" w:rsidR="004B2786" w:rsidRPr="00282E5B" w:rsidRDefault="004B2786" w:rsidP="00282E5B">
      <w:pPr>
        <w:pStyle w:val="Default"/>
        <w:jc w:val="both"/>
      </w:pPr>
      <w:r w:rsidRPr="00282E5B">
        <w:t xml:space="preserve">The goal of the Benefits Claims Decision Support System (a.k.a. </w:t>
      </w:r>
      <w:r w:rsidR="006201F3">
        <w:t>BCDSS</w:t>
      </w:r>
      <w:r w:rsidRPr="00282E5B">
        <w:t>S) is to demonstrate the feasibility of automatically determining the level of disability and adjudicating a claim for benefits based on predictive modeling of historical claims analyses.</w:t>
      </w:r>
    </w:p>
    <w:p w14:paraId="7EBDEF72" w14:textId="77777777"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14:paraId="5797EF6F" w14:textId="77777777"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6201F3">
        <w:t>BCDSS</w:t>
      </w:r>
      <w:r w:rsidR="00BF1C2E" w:rsidRPr="00282E5B">
        <w:t>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14:paraId="7AC95B73" w14:textId="77777777"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6201F3">
        <w:rPr>
          <w:rFonts w:ascii="Times New Roman"/>
          <w:kern w:val="0"/>
          <w:sz w:val="24"/>
          <w:szCs w:val="24"/>
          <w:lang w:eastAsia="en-US"/>
        </w:rPr>
        <w:t>BCDSS</w:t>
      </w:r>
      <w:r w:rsidR="00BF1C2E" w:rsidRPr="00282E5B">
        <w:rPr>
          <w:rFonts w:ascii="Times New Roman"/>
          <w:kern w:val="0"/>
          <w:sz w:val="24"/>
          <w:szCs w:val="24"/>
          <w:lang w:eastAsia="en-US"/>
        </w:rPr>
        <w:t>S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14:paraId="19C63AB9" w14:textId="77777777"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14:paraId="64C78D11" w14:textId="77777777" w:rsidR="00095BF2" w:rsidRDefault="00095BF2" w:rsidP="00F14494">
      <w:pPr>
        <w:pStyle w:val="Heading2"/>
        <w:rPr>
          <w:rStyle w:val="CharAttribute27"/>
          <w:rFonts w:ascii="Times New Roman" w:eastAsiaTheme="majorEastAsia" w:hAnsi="Times New Roman"/>
          <w:b/>
        </w:rPr>
      </w:pPr>
      <w:bookmarkStart w:id="15" w:name="_Toc350864936"/>
      <w:bookmarkStart w:id="16" w:name="_Toc400010499"/>
      <w:bookmarkStart w:id="17" w:name="_Toc442711651"/>
      <w:r w:rsidRPr="005B3120">
        <w:rPr>
          <w:rStyle w:val="CharAttribute27"/>
          <w:rFonts w:ascii="Times New Roman" w:eastAsiaTheme="majorEastAsia" w:hAnsi="Times New Roman"/>
          <w:b/>
        </w:rPr>
        <w:t>Stakeholders and Key Personnel</w:t>
      </w:r>
      <w:bookmarkEnd w:id="15"/>
      <w:bookmarkEnd w:id="16"/>
      <w:bookmarkEnd w:id="17"/>
    </w:p>
    <w:p w14:paraId="567BB86A" w14:textId="77777777"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14:paraId="392CAB6B" w14:textId="77777777" w:rsidTr="00095BF2">
        <w:trPr>
          <w:jc w:val="center"/>
        </w:trPr>
        <w:tc>
          <w:tcPr>
            <w:tcW w:w="2590" w:type="dxa"/>
            <w:shd w:val="clear" w:color="auto" w:fill="1F497D" w:themeFill="text2"/>
            <w:tcMar>
              <w:top w:w="0" w:type="dxa"/>
              <w:left w:w="99" w:type="dxa"/>
              <w:bottom w:w="0" w:type="dxa"/>
              <w:right w:w="99" w:type="dxa"/>
            </w:tcMar>
          </w:tcPr>
          <w:p w14:paraId="635EA248" w14:textId="77777777"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14:paraId="408493F3" w14:textId="77777777"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14:paraId="58A74400" w14:textId="77777777" w:rsidTr="00B92305">
        <w:trPr>
          <w:jc w:val="center"/>
        </w:trPr>
        <w:tc>
          <w:tcPr>
            <w:tcW w:w="2590" w:type="dxa"/>
            <w:shd w:val="clear" w:color="auto" w:fill="auto"/>
            <w:tcMar>
              <w:top w:w="0" w:type="dxa"/>
              <w:left w:w="99" w:type="dxa"/>
              <w:bottom w:w="0" w:type="dxa"/>
              <w:right w:w="99" w:type="dxa"/>
            </w:tcMar>
          </w:tcPr>
          <w:p w14:paraId="01B8EF0F"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14:paraId="2EB7B4FE"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 xml:space="preserve">VA End User </w:t>
            </w:r>
            <w:commentRangeStart w:id="18"/>
            <w:r w:rsidRPr="00993AD2">
              <w:rPr>
                <w:rStyle w:val="CharAttribute10"/>
                <w:rFonts w:eastAsia="Batang"/>
                <w:sz w:val="20"/>
              </w:rPr>
              <w:t>Community</w:t>
            </w:r>
            <w:commentRangeEnd w:id="18"/>
            <w:r w:rsidR="00307823">
              <w:rPr>
                <w:rStyle w:val="CommentReference"/>
                <w:rFonts w:ascii="Batang"/>
                <w:kern w:val="2"/>
                <w:lang w:eastAsia="ko-KR"/>
              </w:rPr>
              <w:commentReference w:id="18"/>
            </w:r>
          </w:p>
        </w:tc>
      </w:tr>
      <w:tr w:rsidR="00095BF2" w:rsidRPr="00993AD2" w14:paraId="05921B3B" w14:textId="77777777" w:rsidTr="00B92305">
        <w:trPr>
          <w:jc w:val="center"/>
        </w:trPr>
        <w:tc>
          <w:tcPr>
            <w:tcW w:w="2590" w:type="dxa"/>
            <w:shd w:val="clear" w:color="auto" w:fill="auto"/>
            <w:tcMar>
              <w:top w:w="0" w:type="dxa"/>
              <w:left w:w="99" w:type="dxa"/>
              <w:bottom w:w="0" w:type="dxa"/>
              <w:right w:w="99" w:type="dxa"/>
            </w:tcMar>
          </w:tcPr>
          <w:p w14:paraId="23E888AC"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14:paraId="2ACFEBB4"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14:paraId="5F632080" w14:textId="77777777" w:rsidTr="00B92305">
        <w:trPr>
          <w:jc w:val="center"/>
        </w:trPr>
        <w:tc>
          <w:tcPr>
            <w:tcW w:w="2590" w:type="dxa"/>
            <w:shd w:val="clear" w:color="auto" w:fill="auto"/>
            <w:tcMar>
              <w:top w:w="0" w:type="dxa"/>
              <w:left w:w="99" w:type="dxa"/>
              <w:bottom w:w="0" w:type="dxa"/>
              <w:right w:w="99" w:type="dxa"/>
            </w:tcMar>
          </w:tcPr>
          <w:p w14:paraId="512B5ACF"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14:paraId="07478FC5"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095BF2" w:rsidRPr="00993AD2" w14:paraId="02AE70AB" w14:textId="77777777" w:rsidTr="00B92305">
        <w:trPr>
          <w:jc w:val="center"/>
        </w:trPr>
        <w:tc>
          <w:tcPr>
            <w:tcW w:w="2590" w:type="dxa"/>
            <w:shd w:val="clear" w:color="auto" w:fill="auto"/>
            <w:tcMar>
              <w:top w:w="0" w:type="dxa"/>
              <w:left w:w="99" w:type="dxa"/>
              <w:bottom w:w="0" w:type="dxa"/>
              <w:right w:w="99" w:type="dxa"/>
            </w:tcMar>
          </w:tcPr>
          <w:p w14:paraId="78E2C795"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Brian Stevenson</w:t>
            </w:r>
          </w:p>
        </w:tc>
        <w:tc>
          <w:tcPr>
            <w:tcW w:w="5030" w:type="dxa"/>
            <w:shd w:val="clear" w:color="auto" w:fill="auto"/>
            <w:tcMar>
              <w:top w:w="0" w:type="dxa"/>
              <w:left w:w="99" w:type="dxa"/>
              <w:bottom w:w="0" w:type="dxa"/>
              <w:right w:w="99" w:type="dxa"/>
            </w:tcMar>
          </w:tcPr>
          <w:p w14:paraId="2F0F8D5A"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 Representative &amp; Project Manager</w:t>
            </w:r>
          </w:p>
        </w:tc>
      </w:tr>
      <w:tr w:rsidR="00095BF2" w:rsidRPr="00993AD2" w14:paraId="2ED314BE" w14:textId="77777777" w:rsidTr="00B92305">
        <w:trPr>
          <w:jc w:val="center"/>
        </w:trPr>
        <w:tc>
          <w:tcPr>
            <w:tcW w:w="2590" w:type="dxa"/>
            <w:shd w:val="clear" w:color="auto" w:fill="auto"/>
            <w:tcMar>
              <w:top w:w="0" w:type="dxa"/>
              <w:left w:w="99" w:type="dxa"/>
              <w:bottom w:w="0" w:type="dxa"/>
              <w:right w:w="99" w:type="dxa"/>
            </w:tcMar>
          </w:tcPr>
          <w:p w14:paraId="792501B8"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14:paraId="1BBFF97E"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14:paraId="60CA4B50" w14:textId="77777777" w:rsidTr="00B92305">
        <w:trPr>
          <w:jc w:val="center"/>
        </w:trPr>
        <w:tc>
          <w:tcPr>
            <w:tcW w:w="2590" w:type="dxa"/>
            <w:shd w:val="clear" w:color="auto" w:fill="auto"/>
            <w:tcMar>
              <w:top w:w="0" w:type="dxa"/>
              <w:left w:w="99" w:type="dxa"/>
              <w:bottom w:w="0" w:type="dxa"/>
              <w:right w:w="99" w:type="dxa"/>
            </w:tcMar>
          </w:tcPr>
          <w:p w14:paraId="72CF78D0" w14:textId="77777777"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14:paraId="1C5AC1D2" w14:textId="77777777" w:rsidR="00095BF2" w:rsidRPr="00993AD2" w:rsidRDefault="00095BF2" w:rsidP="00B92305">
            <w:pPr>
              <w:pStyle w:val="ParaAttribute3"/>
              <w:spacing w:line="240" w:lineRule="atLeast"/>
              <w:rPr>
                <w:rStyle w:val="CharAttribute10"/>
                <w:rFonts w:eastAsia="Batang"/>
                <w:sz w:val="20"/>
              </w:rPr>
            </w:pPr>
            <w:r>
              <w:rPr>
                <w:rStyle w:val="CharAttribute10"/>
                <w:rFonts w:eastAsia="Batang"/>
                <w:sz w:val="20"/>
              </w:rPr>
              <w:t>ProSphere Program Manager</w:t>
            </w:r>
          </w:p>
        </w:tc>
      </w:tr>
      <w:tr w:rsidR="007E274C" w:rsidRPr="00993AD2" w14:paraId="5CA86E52" w14:textId="77777777" w:rsidTr="00B92305">
        <w:trPr>
          <w:jc w:val="center"/>
        </w:trPr>
        <w:tc>
          <w:tcPr>
            <w:tcW w:w="2590" w:type="dxa"/>
            <w:shd w:val="clear" w:color="auto" w:fill="auto"/>
            <w:tcMar>
              <w:top w:w="0" w:type="dxa"/>
              <w:left w:w="99" w:type="dxa"/>
              <w:bottom w:w="0" w:type="dxa"/>
              <w:right w:w="99" w:type="dxa"/>
            </w:tcMar>
          </w:tcPr>
          <w:p w14:paraId="4BB8147A" w14:textId="77777777" w:rsidR="007E274C" w:rsidRDefault="007E274C" w:rsidP="00B92305">
            <w:pPr>
              <w:pStyle w:val="ParaAttribute3"/>
              <w:spacing w:line="240" w:lineRule="atLeast"/>
              <w:rPr>
                <w:rStyle w:val="CharAttribute10"/>
                <w:rFonts w:eastAsia="Batang"/>
                <w:sz w:val="20"/>
              </w:rPr>
            </w:pPr>
            <w:r>
              <w:rPr>
                <w:rStyle w:val="CharAttribute10"/>
                <w:rFonts w:eastAsia="Batang"/>
                <w:sz w:val="20"/>
              </w:rPr>
              <w:t>Rebecca Garcia DeJesus</w:t>
            </w:r>
          </w:p>
        </w:tc>
        <w:tc>
          <w:tcPr>
            <w:tcW w:w="5030" w:type="dxa"/>
            <w:shd w:val="clear" w:color="auto" w:fill="auto"/>
            <w:tcMar>
              <w:top w:w="0" w:type="dxa"/>
              <w:left w:w="99" w:type="dxa"/>
              <w:bottom w:w="0" w:type="dxa"/>
              <w:right w:w="99" w:type="dxa"/>
            </w:tcMar>
          </w:tcPr>
          <w:p w14:paraId="6FF6730B" w14:textId="77777777" w:rsidR="007E274C" w:rsidRDefault="007E274C" w:rsidP="007E274C">
            <w:pPr>
              <w:pStyle w:val="ParaAttribute3"/>
              <w:spacing w:line="240" w:lineRule="atLeast"/>
              <w:rPr>
                <w:rStyle w:val="CharAttribute10"/>
                <w:rFonts w:eastAsia="Batang"/>
                <w:sz w:val="20"/>
              </w:rPr>
            </w:pPr>
            <w:r>
              <w:rPr>
                <w:rStyle w:val="CharAttribute10"/>
                <w:rFonts w:eastAsia="Batang"/>
                <w:sz w:val="20"/>
              </w:rPr>
              <w:t xml:space="preserve">ProSphere </w:t>
            </w:r>
            <w:r w:rsidR="006201F3">
              <w:rPr>
                <w:rStyle w:val="CharAttribute10"/>
                <w:rFonts w:eastAsia="Batang"/>
                <w:sz w:val="20"/>
              </w:rPr>
              <w:t>BCDSS</w:t>
            </w:r>
            <w:r>
              <w:rPr>
                <w:rStyle w:val="CharAttribute10"/>
                <w:rFonts w:eastAsia="Batang"/>
                <w:sz w:val="20"/>
              </w:rPr>
              <w:t>S Project Manager</w:t>
            </w:r>
          </w:p>
        </w:tc>
      </w:tr>
      <w:tr w:rsidR="00095BF2" w:rsidRPr="00993AD2" w14:paraId="2DD5BC6C" w14:textId="77777777" w:rsidTr="00B92305">
        <w:trPr>
          <w:jc w:val="center"/>
        </w:trPr>
        <w:tc>
          <w:tcPr>
            <w:tcW w:w="2590" w:type="dxa"/>
            <w:shd w:val="clear" w:color="auto" w:fill="auto"/>
            <w:tcMar>
              <w:top w:w="0" w:type="dxa"/>
              <w:left w:w="99" w:type="dxa"/>
              <w:bottom w:w="0" w:type="dxa"/>
              <w:right w:w="99" w:type="dxa"/>
            </w:tcMar>
          </w:tcPr>
          <w:p w14:paraId="449D2D69"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14:paraId="5CE3E504" w14:textId="77777777" w:rsidR="00095BF2" w:rsidRPr="00993AD2" w:rsidRDefault="006201F3"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S Ear and Knee </w:t>
            </w:r>
            <w:r w:rsidR="00095BF2" w:rsidRPr="00993AD2">
              <w:t>Modeling SME</w:t>
            </w:r>
          </w:p>
        </w:tc>
      </w:tr>
      <w:tr w:rsidR="00F71155" w:rsidRPr="006F4A18" w14:paraId="3781EA6E" w14:textId="77777777" w:rsidTr="00B92305">
        <w:trPr>
          <w:jc w:val="center"/>
        </w:trPr>
        <w:tc>
          <w:tcPr>
            <w:tcW w:w="2590" w:type="dxa"/>
            <w:shd w:val="clear" w:color="auto" w:fill="auto"/>
            <w:tcMar>
              <w:top w:w="0" w:type="dxa"/>
              <w:left w:w="99" w:type="dxa"/>
              <w:bottom w:w="0" w:type="dxa"/>
              <w:right w:w="99" w:type="dxa"/>
            </w:tcMar>
          </w:tcPr>
          <w:p w14:paraId="7BAA3946" w14:textId="77777777"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14:paraId="4C641B8E" w14:textId="77777777"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Requirements Analyst</w:t>
            </w:r>
          </w:p>
        </w:tc>
      </w:tr>
      <w:tr w:rsidR="00F71155" w:rsidRPr="006F4A18" w14:paraId="2D8A0582" w14:textId="77777777" w:rsidTr="00B92305">
        <w:trPr>
          <w:jc w:val="center"/>
        </w:trPr>
        <w:tc>
          <w:tcPr>
            <w:tcW w:w="2590" w:type="dxa"/>
            <w:shd w:val="clear" w:color="auto" w:fill="auto"/>
            <w:tcMar>
              <w:top w:w="0" w:type="dxa"/>
              <w:left w:w="99" w:type="dxa"/>
              <w:bottom w:w="0" w:type="dxa"/>
              <w:right w:w="99" w:type="dxa"/>
            </w:tcMar>
          </w:tcPr>
          <w:p w14:paraId="0E0B619E" w14:textId="77777777"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14:paraId="65ACB433" w14:textId="77777777" w:rsidR="00F71155" w:rsidRDefault="00F71155" w:rsidP="00F71155">
            <w:pPr>
              <w:pStyle w:val="ParaAttribute3"/>
              <w:spacing w:line="240" w:lineRule="atLeast"/>
              <w:rPr>
                <w:rStyle w:val="CharAttribute10"/>
                <w:rFonts w:eastAsia="Batang"/>
                <w:sz w:val="20"/>
              </w:rPr>
            </w:pPr>
            <w:r>
              <w:rPr>
                <w:rStyle w:val="CharAttribute10"/>
                <w:rFonts w:eastAsia="Batang"/>
                <w:sz w:val="20"/>
              </w:rPr>
              <w:t>Configuration Manager</w:t>
            </w:r>
          </w:p>
        </w:tc>
      </w:tr>
      <w:tr w:rsidR="00F71155" w:rsidRPr="006F4A18" w14:paraId="79010688" w14:textId="77777777" w:rsidTr="00B92305">
        <w:trPr>
          <w:jc w:val="center"/>
        </w:trPr>
        <w:tc>
          <w:tcPr>
            <w:tcW w:w="2590" w:type="dxa"/>
            <w:shd w:val="clear" w:color="auto" w:fill="auto"/>
            <w:tcMar>
              <w:top w:w="0" w:type="dxa"/>
              <w:left w:w="99" w:type="dxa"/>
              <w:bottom w:w="0" w:type="dxa"/>
              <w:right w:w="99" w:type="dxa"/>
            </w:tcMar>
          </w:tcPr>
          <w:p w14:paraId="2302252B" w14:textId="77777777"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14:paraId="2458AD67" w14:textId="77777777" w:rsidR="00F71155" w:rsidRDefault="00F71155" w:rsidP="00F71155">
            <w:pPr>
              <w:pStyle w:val="ParaAttribute3"/>
              <w:spacing w:line="240" w:lineRule="atLeast"/>
              <w:rPr>
                <w:rStyle w:val="CharAttribute10"/>
                <w:rFonts w:eastAsia="Batang"/>
                <w:sz w:val="20"/>
              </w:rPr>
            </w:pPr>
            <w:r>
              <w:rPr>
                <w:rStyle w:val="CharAttribute10"/>
                <w:rFonts w:eastAsia="Batang"/>
                <w:sz w:val="20"/>
              </w:rPr>
              <w:t>Developer</w:t>
            </w:r>
          </w:p>
        </w:tc>
      </w:tr>
      <w:tr w:rsidR="00F71155" w:rsidRPr="00993AD2" w14:paraId="26108BDE" w14:textId="77777777" w:rsidTr="00B92305">
        <w:trPr>
          <w:jc w:val="center"/>
        </w:trPr>
        <w:tc>
          <w:tcPr>
            <w:tcW w:w="2590" w:type="dxa"/>
            <w:shd w:val="clear" w:color="auto" w:fill="auto"/>
            <w:tcMar>
              <w:top w:w="0" w:type="dxa"/>
              <w:left w:w="99" w:type="dxa"/>
              <w:bottom w:w="0" w:type="dxa"/>
              <w:right w:w="99" w:type="dxa"/>
            </w:tcMar>
          </w:tcPr>
          <w:p w14:paraId="37647F80" w14:textId="77777777" w:rsidR="00F71155" w:rsidRPr="00993AD2" w:rsidRDefault="00F71155" w:rsidP="00F71155">
            <w:pPr>
              <w:pStyle w:val="ParaAttribute3"/>
              <w:spacing w:line="240" w:lineRule="atLeast"/>
              <w:rPr>
                <w:rStyle w:val="CharAttribute10"/>
                <w:rFonts w:eastAsia="Batang"/>
                <w:sz w:val="20"/>
              </w:rPr>
            </w:pPr>
            <w:r w:rsidRPr="00993AD2">
              <w:rPr>
                <w:rStyle w:val="CharAttribute10"/>
                <w:rFonts w:eastAsia="Batang"/>
                <w:sz w:val="20"/>
              </w:rPr>
              <w:t>Pete Grazaitis</w:t>
            </w:r>
          </w:p>
        </w:tc>
        <w:tc>
          <w:tcPr>
            <w:tcW w:w="5030" w:type="dxa"/>
            <w:shd w:val="clear" w:color="auto" w:fill="auto"/>
            <w:tcMar>
              <w:top w:w="0" w:type="dxa"/>
              <w:left w:w="99" w:type="dxa"/>
              <w:bottom w:w="0" w:type="dxa"/>
              <w:right w:w="99" w:type="dxa"/>
            </w:tcMar>
          </w:tcPr>
          <w:p w14:paraId="257C2127" w14:textId="77777777" w:rsidR="00F71155" w:rsidRPr="00993AD2" w:rsidRDefault="006201F3" w:rsidP="00F71155">
            <w:pPr>
              <w:pStyle w:val="ParaAttribute3"/>
              <w:spacing w:line="240" w:lineRule="atLeast"/>
              <w:rPr>
                <w:rStyle w:val="CharAttribute10"/>
                <w:rFonts w:eastAsia="Batang"/>
                <w:sz w:val="20"/>
              </w:rPr>
            </w:pPr>
            <w:r>
              <w:rPr>
                <w:rStyle w:val="CharAttribute10"/>
                <w:rFonts w:eastAsia="Batang"/>
                <w:sz w:val="20"/>
              </w:rPr>
              <w:t>BCDSS</w:t>
            </w:r>
            <w:r w:rsidR="00F71155">
              <w:rPr>
                <w:rStyle w:val="CharAttribute10"/>
                <w:rFonts w:eastAsia="Batang"/>
                <w:sz w:val="20"/>
              </w:rPr>
              <w:t xml:space="preserve">S </w:t>
            </w:r>
            <w:r w:rsidR="00F71155" w:rsidRPr="00993AD2">
              <w:rPr>
                <w:rStyle w:val="CharAttribute10"/>
                <w:rFonts w:eastAsia="Batang"/>
                <w:sz w:val="20"/>
              </w:rPr>
              <w:t>Development Lead</w:t>
            </w:r>
          </w:p>
        </w:tc>
      </w:tr>
      <w:tr w:rsidR="00F71155" w:rsidRPr="00993AD2" w14:paraId="6911478A" w14:textId="77777777" w:rsidTr="00BB5FED">
        <w:trPr>
          <w:jc w:val="center"/>
        </w:trPr>
        <w:tc>
          <w:tcPr>
            <w:tcW w:w="2590" w:type="dxa"/>
            <w:shd w:val="clear" w:color="auto" w:fill="auto"/>
            <w:tcMar>
              <w:top w:w="0" w:type="dxa"/>
              <w:left w:w="99" w:type="dxa"/>
              <w:bottom w:w="0" w:type="dxa"/>
              <w:right w:w="99" w:type="dxa"/>
            </w:tcMar>
            <w:vAlign w:val="bottom"/>
          </w:tcPr>
          <w:p w14:paraId="63D28E0D" w14:textId="77777777"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14:paraId="1FA070BA" w14:textId="77777777" w:rsidR="00F71155" w:rsidRPr="00993AD2" w:rsidRDefault="006201F3"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S Software </w:t>
            </w:r>
            <w:r w:rsidR="00F71155" w:rsidRPr="00C13965">
              <w:rPr>
                <w:rFonts w:eastAsia="Times New Roman"/>
                <w:color w:val="000000"/>
              </w:rPr>
              <w:t>Architect</w:t>
            </w:r>
          </w:p>
        </w:tc>
      </w:tr>
      <w:tr w:rsidR="00F71155" w:rsidRPr="00993AD2" w14:paraId="78ABB6FF" w14:textId="77777777" w:rsidTr="00BB5FED">
        <w:trPr>
          <w:jc w:val="center"/>
        </w:trPr>
        <w:tc>
          <w:tcPr>
            <w:tcW w:w="2590" w:type="dxa"/>
            <w:shd w:val="clear" w:color="auto" w:fill="auto"/>
            <w:tcMar>
              <w:top w:w="0" w:type="dxa"/>
              <w:left w:w="99" w:type="dxa"/>
              <w:bottom w:w="0" w:type="dxa"/>
              <w:right w:w="99" w:type="dxa"/>
            </w:tcMar>
            <w:vAlign w:val="bottom"/>
          </w:tcPr>
          <w:p w14:paraId="56F26D45" w14:textId="77777777"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14:paraId="2D56DEBD" w14:textId="77777777" w:rsidR="00F71155" w:rsidRPr="00993AD2" w:rsidRDefault="006201F3"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S Database </w:t>
            </w:r>
            <w:commentRangeStart w:id="19"/>
            <w:r w:rsidR="00F71155">
              <w:rPr>
                <w:rFonts w:eastAsia="Times New Roman"/>
                <w:color w:val="000000"/>
              </w:rPr>
              <w:t>Analyst</w:t>
            </w:r>
            <w:commentRangeEnd w:id="19"/>
            <w:r w:rsidR="00F71155">
              <w:rPr>
                <w:rStyle w:val="CommentReference"/>
                <w:rFonts w:ascii="Batang"/>
                <w:kern w:val="2"/>
                <w:lang w:eastAsia="ko-KR"/>
              </w:rPr>
              <w:commentReference w:id="19"/>
            </w:r>
          </w:p>
        </w:tc>
      </w:tr>
      <w:tr w:rsidR="00F71155" w:rsidRPr="00993AD2" w14:paraId="33183DA2" w14:textId="77777777" w:rsidTr="00BB5FED">
        <w:trPr>
          <w:jc w:val="center"/>
        </w:trPr>
        <w:tc>
          <w:tcPr>
            <w:tcW w:w="2590" w:type="dxa"/>
            <w:shd w:val="clear" w:color="auto" w:fill="auto"/>
            <w:tcMar>
              <w:top w:w="0" w:type="dxa"/>
              <w:left w:w="99" w:type="dxa"/>
              <w:bottom w:w="0" w:type="dxa"/>
              <w:right w:w="99" w:type="dxa"/>
            </w:tcMar>
            <w:vAlign w:val="bottom"/>
          </w:tcPr>
          <w:p w14:paraId="6E9859A2" w14:textId="77777777"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14:paraId="65B38593" w14:textId="77777777" w:rsidR="00F71155" w:rsidRPr="00C13965" w:rsidRDefault="00F71155" w:rsidP="00F71155">
            <w:pPr>
              <w:pStyle w:val="ParaAttribute3"/>
              <w:spacing w:line="240" w:lineRule="atLeast"/>
              <w:rPr>
                <w:rFonts w:eastAsia="Times New Roman"/>
                <w:color w:val="000000"/>
              </w:rPr>
            </w:pPr>
            <w:r w:rsidRPr="00C13965">
              <w:rPr>
                <w:rFonts w:eastAsia="Times New Roman"/>
                <w:color w:val="000000"/>
              </w:rPr>
              <w:t>PST SCRUM Master</w:t>
            </w:r>
          </w:p>
        </w:tc>
      </w:tr>
      <w:tr w:rsidR="00F71155" w:rsidRPr="00993AD2" w14:paraId="035045A3" w14:textId="77777777" w:rsidTr="00BB5FED">
        <w:trPr>
          <w:jc w:val="center"/>
        </w:trPr>
        <w:tc>
          <w:tcPr>
            <w:tcW w:w="2590" w:type="dxa"/>
            <w:shd w:val="clear" w:color="auto" w:fill="auto"/>
            <w:tcMar>
              <w:top w:w="0" w:type="dxa"/>
              <w:left w:w="99" w:type="dxa"/>
              <w:bottom w:w="0" w:type="dxa"/>
              <w:right w:w="99" w:type="dxa"/>
            </w:tcMar>
            <w:vAlign w:val="bottom"/>
          </w:tcPr>
          <w:p w14:paraId="4401328A" w14:textId="77777777"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14:paraId="7CFCA4EE" w14:textId="77777777" w:rsidR="00F71155" w:rsidRPr="00C13965" w:rsidRDefault="00F71155" w:rsidP="00F71155">
            <w:pPr>
              <w:pStyle w:val="ParaAttribute3"/>
              <w:spacing w:line="240" w:lineRule="atLeast"/>
              <w:rPr>
                <w:rFonts w:eastAsia="Times New Roman"/>
                <w:color w:val="000000"/>
              </w:rPr>
            </w:pPr>
            <w:r w:rsidRPr="00C13965">
              <w:rPr>
                <w:rFonts w:eastAsia="Times New Roman"/>
                <w:color w:val="000000"/>
              </w:rPr>
              <w:t>PST Test/QA</w:t>
            </w:r>
          </w:p>
        </w:tc>
      </w:tr>
      <w:tr w:rsidR="00F71155" w:rsidRPr="00993AD2" w14:paraId="688A7EC7" w14:textId="77777777" w:rsidTr="00BB5FED">
        <w:trPr>
          <w:jc w:val="center"/>
        </w:trPr>
        <w:tc>
          <w:tcPr>
            <w:tcW w:w="2590" w:type="dxa"/>
            <w:shd w:val="clear" w:color="auto" w:fill="auto"/>
            <w:tcMar>
              <w:top w:w="0" w:type="dxa"/>
              <w:left w:w="99" w:type="dxa"/>
              <w:bottom w:w="0" w:type="dxa"/>
              <w:right w:w="99" w:type="dxa"/>
            </w:tcMar>
            <w:vAlign w:val="bottom"/>
          </w:tcPr>
          <w:p w14:paraId="398C2567" w14:textId="77777777" w:rsidR="00F71155" w:rsidRDefault="00F71155" w:rsidP="00F71155">
            <w:pPr>
              <w:pStyle w:val="ParaAttribute3"/>
              <w:spacing w:line="240" w:lineRule="atLeast"/>
              <w:rPr>
                <w:rFonts w:eastAsia="Times New Roman"/>
                <w:color w:val="000000"/>
              </w:rPr>
            </w:pPr>
            <w:r>
              <w:rPr>
                <w:rFonts w:eastAsia="Times New Roman"/>
                <w:color w:val="000000"/>
              </w:rPr>
              <w:t>Erik Rothwell</w:t>
            </w:r>
          </w:p>
        </w:tc>
        <w:tc>
          <w:tcPr>
            <w:tcW w:w="5030" w:type="dxa"/>
            <w:shd w:val="clear" w:color="auto" w:fill="auto"/>
            <w:tcMar>
              <w:top w:w="0" w:type="dxa"/>
              <w:left w:w="99" w:type="dxa"/>
              <w:bottom w:w="0" w:type="dxa"/>
              <w:right w:w="99" w:type="dxa"/>
            </w:tcMar>
            <w:vAlign w:val="bottom"/>
          </w:tcPr>
          <w:p w14:paraId="5083BA2F" w14:textId="77777777" w:rsidR="00F71155" w:rsidRPr="00C13965" w:rsidRDefault="006201F3" w:rsidP="00F71155">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S Software Architect Lead</w:t>
            </w:r>
          </w:p>
        </w:tc>
      </w:tr>
    </w:tbl>
    <w:p w14:paraId="242E931A" w14:textId="77777777" w:rsidR="00282E5B" w:rsidRDefault="00282E5B" w:rsidP="00B32147">
      <w:pPr>
        <w:pStyle w:val="Heading2"/>
        <w:numPr>
          <w:ilvl w:val="0"/>
          <w:numId w:val="0"/>
        </w:numPr>
        <w:ind w:left="907"/>
        <w:rPr>
          <w:lang w:eastAsia="en-US"/>
        </w:rPr>
      </w:pPr>
    </w:p>
    <w:p w14:paraId="29CE1B1F" w14:textId="77777777" w:rsidR="00282E5B" w:rsidRDefault="00282E5B">
      <w:pPr>
        <w:widowControl/>
        <w:wordWrap/>
        <w:autoSpaceDE/>
        <w:autoSpaceDN/>
        <w:jc w:val="left"/>
        <w:rPr>
          <w:rFonts w:ascii="Times New Roman"/>
          <w:b/>
          <w:sz w:val="32"/>
          <w:szCs w:val="32"/>
          <w:lang w:eastAsia="en-US"/>
        </w:rPr>
      </w:pPr>
    </w:p>
    <w:p w14:paraId="62F34376" w14:textId="77777777" w:rsidR="002F73FF" w:rsidRDefault="002F73FF" w:rsidP="00F14494">
      <w:pPr>
        <w:pStyle w:val="Heading2"/>
        <w:rPr>
          <w:lang w:eastAsia="en-US"/>
        </w:rPr>
      </w:pPr>
      <w:bookmarkStart w:id="20" w:name="_Toc442711652"/>
      <w:r>
        <w:rPr>
          <w:lang w:eastAsia="en-US"/>
        </w:rPr>
        <w:t>Technical Approach</w:t>
      </w:r>
      <w:bookmarkEnd w:id="20"/>
    </w:p>
    <w:p w14:paraId="296FDF7C" w14:textId="77777777"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7E043156" wp14:editId="01E5B744">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14:paraId="181F425C" w14:textId="77777777" w:rsidR="00540B95" w:rsidRPr="00095BF2" w:rsidRDefault="00540B95"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14:paraId="0241934D" w14:textId="77777777" w:rsidR="00540B95" w:rsidRDefault="00540B95"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1A90C7D"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540B95" w:rsidRPr="00095BF2" w:rsidRDefault="00540B95"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540B95" w:rsidRDefault="00540B95"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14:paraId="43DD54D0" w14:textId="77777777"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4B46B77" wp14:editId="788BA42C">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14:paraId="1D0B9551" w14:textId="77777777"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14:paraId="606C1186" w14:textId="77777777"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14:paraId="2CE93E5D" w14:textId="77777777"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14:paraId="0B0A32DB" w14:textId="77777777"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14:paraId="214DB076" w14:textId="77777777" w:rsidR="00095BF2" w:rsidRDefault="00095BF2">
      <w:pPr>
        <w:widowControl/>
        <w:wordWrap/>
        <w:autoSpaceDE/>
        <w:autoSpaceDN/>
        <w:jc w:val="left"/>
        <w:rPr>
          <w:rFonts w:ascii="Times New Roman" w:eastAsia="Times New Roman"/>
          <w:b/>
          <w:bCs/>
          <w:color w:val="000000"/>
          <w:kern w:val="0"/>
          <w:sz w:val="24"/>
          <w:szCs w:val="22"/>
          <w:lang w:eastAsia="en-US"/>
        </w:rPr>
      </w:pPr>
      <w:bookmarkStart w:id="21" w:name="_Toc428781595"/>
      <w:r>
        <w:rPr>
          <w:rFonts w:ascii="Times New Roman" w:eastAsia="Times New Roman"/>
          <w:b/>
          <w:bCs/>
          <w:color w:val="000000"/>
          <w:kern w:val="0"/>
          <w:sz w:val="24"/>
          <w:szCs w:val="22"/>
          <w:lang w:eastAsia="en-US"/>
        </w:rPr>
        <w:br w:type="page"/>
      </w:r>
    </w:p>
    <w:p w14:paraId="3C775B7C" w14:textId="77777777"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1"/>
    </w:p>
    <w:p w14:paraId="49FD7BDD" w14:textId="77777777"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0262B11" wp14:editId="734EE10C">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14:paraId="1C85A2A2"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DBCD00E"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5F86938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8D7B30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15FD25B0"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2B9B7F3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076D511B"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07CD3BA6"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677603AD"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357802C7"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580F5A98"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60134BF0" w14:textId="77777777" w:rsidR="00FC07FC" w:rsidRDefault="00FC07FC" w:rsidP="00FC07FC">
      <w:pPr>
        <w:widowControl/>
        <w:wordWrap/>
        <w:adjustRightInd w:val="0"/>
        <w:spacing w:beforeLines="20" w:before="48" w:afterLines="20" w:after="48"/>
        <w:contextualSpacing/>
        <w:jc w:val="left"/>
        <w:rPr>
          <w:rFonts w:ascii="Times New Roman"/>
          <w:sz w:val="24"/>
          <w:szCs w:val="24"/>
        </w:rPr>
      </w:pPr>
    </w:p>
    <w:p w14:paraId="5F552468" w14:textId="77777777" w:rsidR="00FC07FC" w:rsidRDefault="00FC07FC" w:rsidP="00FC07FC">
      <w:pPr>
        <w:widowControl/>
        <w:wordWrap/>
        <w:adjustRightInd w:val="0"/>
        <w:spacing w:beforeLines="20" w:before="48" w:afterLines="20" w:after="48"/>
        <w:contextualSpacing/>
        <w:jc w:val="left"/>
        <w:rPr>
          <w:rFonts w:ascii="Times New Roman"/>
          <w:sz w:val="24"/>
          <w:szCs w:val="24"/>
        </w:rPr>
      </w:pPr>
    </w:p>
    <w:p w14:paraId="60628B09" w14:textId="77777777" w:rsidR="00FC07FC" w:rsidRPr="00FC07FC" w:rsidRDefault="006201F3" w:rsidP="00095BF2">
      <w:pPr>
        <w:pStyle w:val="Heading3"/>
        <w:rPr>
          <w:lang w:eastAsia="en-US"/>
        </w:rPr>
      </w:pPr>
      <w:bookmarkStart w:id="22" w:name="_Toc442711653"/>
      <w:bookmarkStart w:id="23" w:name="_Toc427822160"/>
      <w:bookmarkStart w:id="24" w:name="_Toc428781583"/>
      <w:r>
        <w:rPr>
          <w:lang w:eastAsia="en-US"/>
        </w:rPr>
        <w:t>BCDSS</w:t>
      </w:r>
      <w:r w:rsidR="00FC07FC" w:rsidRPr="00FC07FC">
        <w:rPr>
          <w:lang w:eastAsia="en-US"/>
        </w:rPr>
        <w:t xml:space="preserve"> System Functional Requirements</w:t>
      </w:r>
      <w:bookmarkEnd w:id="22"/>
      <w:r w:rsidR="00FC07FC" w:rsidRPr="00FC07FC">
        <w:rPr>
          <w:lang w:eastAsia="en-US"/>
        </w:rPr>
        <w:t xml:space="preserve"> </w:t>
      </w:r>
      <w:bookmarkEnd w:id="23"/>
      <w:bookmarkEnd w:id="24"/>
      <w:r w:rsidR="00FC07FC" w:rsidRPr="00FC07FC">
        <w:rPr>
          <w:lang w:eastAsia="en-US"/>
        </w:rPr>
        <w:t xml:space="preserve"> </w:t>
      </w:r>
    </w:p>
    <w:p w14:paraId="3F7CCFA1" w14:textId="77777777"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commentRangeStart w:id="25"/>
      <w:commentRangeStart w:id="26"/>
      <w:r w:rsidR="00FC07FC" w:rsidRPr="00FC07FC">
        <w:rPr>
          <w:rFonts w:ascii="Times New Roman" w:eastAsia="Times New Roman"/>
          <w:color w:val="000000"/>
          <w:kern w:val="0"/>
          <w:sz w:val="24"/>
          <w:szCs w:val="22"/>
          <w:lang w:eastAsia="en-US"/>
        </w:rPr>
        <w:t>Agile</w:t>
      </w:r>
      <w:commentRangeEnd w:id="25"/>
      <w:r w:rsidR="00B846E7">
        <w:rPr>
          <w:rStyle w:val="CommentReference"/>
        </w:rPr>
        <w:commentReference w:id="25"/>
      </w:r>
      <w:commentRangeEnd w:id="26"/>
      <w:r w:rsidR="00540B95">
        <w:rPr>
          <w:rStyle w:val="CommentReference"/>
        </w:rPr>
        <w:commentReference w:id="26"/>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14:paraId="32363AE4" w14:textId="77777777"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14:paraId="657E09C7"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14:paraId="2F4A060A"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14:paraId="45D672F1"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14:paraId="4F046210"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14:paraId="7632E9D5" w14:textId="77777777"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14:paraId="1A419168" w14:textId="77777777"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14:paraId="60741487" w14:textId="77777777"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7"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7"/>
    </w:p>
    <w:tbl>
      <w:tblPr>
        <w:tblStyle w:val="Glossary1"/>
        <w:tblW w:w="0" w:type="auto"/>
        <w:tblLook w:val="04A0" w:firstRow="1" w:lastRow="0" w:firstColumn="1" w:lastColumn="0" w:noHBand="0" w:noVBand="1"/>
      </w:tblPr>
      <w:tblGrid>
        <w:gridCol w:w="625"/>
        <w:gridCol w:w="2970"/>
        <w:gridCol w:w="5755"/>
      </w:tblGrid>
      <w:tr w:rsidR="00FC07FC" w:rsidRPr="00FC07FC" w14:paraId="1628C9A8" w14:textId="77777777" w:rsidTr="00FC07FC">
        <w:trPr>
          <w:tblHeader/>
        </w:trPr>
        <w:tc>
          <w:tcPr>
            <w:tcW w:w="625" w:type="dxa"/>
            <w:shd w:val="clear" w:color="auto" w:fill="1F497D" w:themeFill="text2"/>
          </w:tcPr>
          <w:p w14:paraId="60445F66"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14:paraId="3A0CBC86"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14:paraId="15A92CCF"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14:paraId="7C4CFA40" w14:textId="77777777" w:rsidTr="00FC07FC">
        <w:tc>
          <w:tcPr>
            <w:tcW w:w="625" w:type="dxa"/>
          </w:tcPr>
          <w:p w14:paraId="35CCFE4F"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14:paraId="1444F318"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14:paraId="342EA3C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14:paraId="7B638865" w14:textId="77777777" w:rsidTr="00FC07FC">
        <w:tc>
          <w:tcPr>
            <w:tcW w:w="625" w:type="dxa"/>
          </w:tcPr>
          <w:p w14:paraId="302972F8"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14:paraId="412C688A"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14:paraId="5FB344CE"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14:paraId="15D0E99E" w14:textId="77777777" w:rsidTr="00FC07FC">
        <w:tc>
          <w:tcPr>
            <w:tcW w:w="625" w:type="dxa"/>
          </w:tcPr>
          <w:p w14:paraId="34748AAC"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14:paraId="75F8A540"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14:paraId="5EE86E00"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14:paraId="69EEE528" w14:textId="77777777" w:rsidTr="00FC07FC">
        <w:tc>
          <w:tcPr>
            <w:tcW w:w="625" w:type="dxa"/>
          </w:tcPr>
          <w:p w14:paraId="0A9F104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14:paraId="1340C21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14:paraId="3662088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14:paraId="5D4EAD17" w14:textId="77777777" w:rsidTr="00FC07FC">
        <w:tc>
          <w:tcPr>
            <w:tcW w:w="625" w:type="dxa"/>
          </w:tcPr>
          <w:p w14:paraId="0CDA2ADE"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14:paraId="28AB3960"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14:paraId="4BC4F097"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14:paraId="279633D4" w14:textId="77777777" w:rsidTr="00FC07FC">
        <w:tc>
          <w:tcPr>
            <w:tcW w:w="625" w:type="dxa"/>
          </w:tcPr>
          <w:p w14:paraId="2E533C3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14:paraId="4A393922"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14:paraId="1051A792"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14:paraId="6E0907E6" w14:textId="77777777" w:rsidTr="00FC07FC">
        <w:tc>
          <w:tcPr>
            <w:tcW w:w="625" w:type="dxa"/>
          </w:tcPr>
          <w:p w14:paraId="484F10C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14:paraId="1C44589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14:paraId="0506B98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14:paraId="2DF7C1A2" w14:textId="77777777" w:rsidTr="00FC07FC">
        <w:tc>
          <w:tcPr>
            <w:tcW w:w="625" w:type="dxa"/>
          </w:tcPr>
          <w:p w14:paraId="6B80ECC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14:paraId="4C09643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14:paraId="1F557F0C"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14:paraId="43FE1E24" w14:textId="77777777" w:rsidTr="00FC07FC">
        <w:tc>
          <w:tcPr>
            <w:tcW w:w="625" w:type="dxa"/>
          </w:tcPr>
          <w:p w14:paraId="14CC2844"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14:paraId="773165F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14:paraId="3D215D1E"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14:paraId="72588349" w14:textId="77777777" w:rsidTr="00FC07FC">
        <w:tc>
          <w:tcPr>
            <w:tcW w:w="625" w:type="dxa"/>
          </w:tcPr>
          <w:p w14:paraId="06D7278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14:paraId="0714B88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14:paraId="40F7828F"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14:paraId="48B17178" w14:textId="77777777" w:rsidR="00FC07FC" w:rsidRPr="00FC07FC" w:rsidRDefault="00FC07FC" w:rsidP="00095BF2">
      <w:pPr>
        <w:pStyle w:val="Heading3"/>
        <w:rPr>
          <w:lang w:eastAsia="en-US"/>
        </w:rPr>
      </w:pPr>
      <w:bookmarkStart w:id="28" w:name="_Toc427822161"/>
      <w:bookmarkStart w:id="29" w:name="_Toc428781584"/>
      <w:bookmarkStart w:id="30" w:name="_Toc442711654"/>
      <w:r w:rsidRPr="00FC07FC">
        <w:rPr>
          <w:lang w:eastAsia="en-US"/>
        </w:rPr>
        <w:t xml:space="preserve">Design </w:t>
      </w:r>
      <w:r w:rsidR="006201F3">
        <w:rPr>
          <w:lang w:eastAsia="en-US"/>
        </w:rPr>
        <w:t>BCDSS</w:t>
      </w:r>
      <w:r w:rsidRPr="00FC07FC">
        <w:rPr>
          <w:lang w:eastAsia="en-US"/>
        </w:rPr>
        <w:t xml:space="preserve"> System</w:t>
      </w:r>
      <w:bookmarkEnd w:id="28"/>
      <w:bookmarkEnd w:id="29"/>
      <w:bookmarkEnd w:id="30"/>
      <w:r w:rsidRPr="00FC07FC">
        <w:rPr>
          <w:lang w:eastAsia="en-US"/>
        </w:rPr>
        <w:t xml:space="preserve"> </w:t>
      </w:r>
    </w:p>
    <w:p w14:paraId="5A5ADC70" w14:textId="77777777"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14:paraId="6AC79857" w14:textId="77777777"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14:paraId="062C31C7" w14:textId="77777777"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31"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31"/>
    </w:p>
    <w:p w14:paraId="687E4F9F" w14:textId="77777777"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341C7A34" wp14:editId="4388E5A5">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50C166AB" w14:textId="77777777" w:rsidR="00FC07FC" w:rsidRPr="00FC07FC" w:rsidRDefault="00FC07FC" w:rsidP="00FC07FC">
      <w:pPr>
        <w:widowControl/>
        <w:wordWrap/>
        <w:autoSpaceDE/>
        <w:autoSpaceDN/>
        <w:rPr>
          <w:rFonts w:ascii="Times New Roman" w:eastAsia="Times New Roman"/>
          <w:color w:val="262626"/>
          <w:kern w:val="0"/>
          <w:sz w:val="24"/>
          <w:szCs w:val="24"/>
          <w:lang w:eastAsia="en-US"/>
        </w:rPr>
      </w:pPr>
    </w:p>
    <w:p w14:paraId="268C9B25" w14:textId="77777777"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14:paraId="7B2898EE" w14:textId="77777777"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14:paraId="5F7FCF08" w14:textId="77777777"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14:paraId="45364763" w14:textId="77777777"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14:paraId="4E5D86DE" w14:textId="77777777"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Physical phase addresses performance constraints, environmental and logistic issues, as well as deployment and maintenance of the system.</w:t>
      </w:r>
    </w:p>
    <w:p w14:paraId="750BCDAF" w14:textId="77777777"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14:paraId="60DEA703" w14:textId="77777777"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14:paraId="58BA026B"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14:paraId="72FBA506"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14:paraId="3AF6D56F"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14:paraId="2A66DFB6" w14:textId="77777777"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14:paraId="47A12188"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 xml:space="preserve">Logical </w:t>
      </w:r>
      <w:commentRangeStart w:id="32"/>
      <w:r w:rsidRPr="008C47AE">
        <w:rPr>
          <w:rFonts w:ascii="Times New Roman" w:eastAsia="Times New Roman"/>
          <w:b/>
          <w:bCs/>
          <w:color w:val="262626"/>
          <w:kern w:val="0"/>
          <w:sz w:val="24"/>
          <w:szCs w:val="24"/>
          <w:u w:val="single"/>
          <w:lang w:eastAsia="en-US"/>
        </w:rPr>
        <w:t>Phase</w:t>
      </w:r>
      <w:commentRangeEnd w:id="32"/>
      <w:r w:rsidR="00E53BBE" w:rsidRPr="008C47AE">
        <w:rPr>
          <w:rStyle w:val="CommentReference"/>
        </w:rPr>
        <w:commentReference w:id="32"/>
      </w:r>
    </w:p>
    <w:p w14:paraId="0B904523"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14:paraId="38B90451"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14:paraId="2CE75E89"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14:paraId="43226FB5"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14:paraId="1B24469A"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14:paraId="59B53F3C"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14:paraId="1947D0F8"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14:paraId="73286A58"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14:paraId="7084B145"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14:paraId="2D919549"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14:paraId="4518D6AE"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14:paraId="64F09DC9"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14:paraId="7DE21A48"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14:paraId="66173C6E" w14:textId="77777777" w:rsidR="00FC07FC" w:rsidRPr="00282E5B" w:rsidRDefault="00FC07FC" w:rsidP="00282E5B">
      <w:pPr>
        <w:pStyle w:val="Heading3"/>
        <w:jc w:val="both"/>
        <w:rPr>
          <w:sz w:val="24"/>
          <w:lang w:eastAsia="en-US"/>
        </w:rPr>
      </w:pPr>
      <w:bookmarkStart w:id="33" w:name="_Toc428781585"/>
      <w:bookmarkStart w:id="34" w:name="_Toc442711655"/>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33"/>
      <w:bookmarkEnd w:id="34"/>
      <w:r w:rsidRPr="00282E5B">
        <w:rPr>
          <w:sz w:val="24"/>
          <w:lang w:eastAsia="en-US"/>
        </w:rPr>
        <w:t xml:space="preserve"> </w:t>
      </w:r>
    </w:p>
    <w:p w14:paraId="247646F7" w14:textId="77777777"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Following specific data preparation protocols, VBA extracted contention and diagnosis text data from digital claimant files and identified those “features” within these fields for 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14:paraId="688D46FF" w14:textId="77777777"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14:paraId="0EE9999A" w14:textId="77777777"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specified  contentions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14:paraId="32B6712D" w14:textId="77777777"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14:paraId="1C20A916" w14:textId="77777777"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14:paraId="2C036D63" w14:textId="77777777"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14:paraId="1A8831E1" w14:textId="77777777"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14:paraId="75EE4014" w14:textId="77777777"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75DED317" wp14:editId="005505A2">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14:paraId="501D3A13" w14:textId="77777777"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14:paraId="0C49B9A8" w14:textId="77777777"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14:paraId="036411D7" w14:textId="77777777"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14:paraId="310D143D" w14:textId="77777777"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14:paraId="5DCE254D" w14:textId="77777777"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14:paraId="4879DD34" w14:textId="77777777"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14:paraId="0627F2C1" w14:textId="77777777"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14:paraId="459887F1" w14:textId="77777777"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14:paraId="07A3FA60" w14:textId="77777777"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14:paraId="38C8F5D7" w14:textId="77777777"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t>Validate and Verify Knee and Ear Predictive Models</w:t>
      </w:r>
    </w:p>
    <w:p w14:paraId="108BFF17" w14:textId="77777777"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5" w:name="_Toc428781586"/>
    <w:bookmarkStart w:id="36" w:name="_Toc442711656"/>
    <w:p w14:paraId="65C5E1DB" w14:textId="77777777"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58C5B718" wp14:editId="340E0A1C">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14:paraId="65DB7A05" w14:textId="77777777" w:rsidR="00540B95" w:rsidRPr="00607310" w:rsidRDefault="00540B95" w:rsidP="00FC07FC">
                            <w:pPr>
                              <w:pStyle w:val="Caption"/>
                              <w:rPr>
                                <w:rFonts w:ascii="Times New Roman" w:hAnsi="Times New Roman" w:cs="Times New Roman"/>
                                <w:sz w:val="24"/>
                                <w:szCs w:val="24"/>
                              </w:rPr>
                            </w:pPr>
                            <w:bookmarkStart w:id="37" w:name="_Toc428436377"/>
                            <w:bookmarkStart w:id="38" w:name="_Toc428436411"/>
                            <w:bookmarkStart w:id="39" w:name="_Toc428436444"/>
                            <w:bookmarkStart w:id="40" w:name="_Toc428781599"/>
                            <w:r w:rsidRPr="00607310">
                              <w:rPr>
                                <w:rFonts w:ascii="Times New Roman" w:hAnsi="Times New Roman" w:cs="Times New Roman"/>
                                <w:sz w:val="24"/>
                                <w:szCs w:val="24"/>
                              </w:rPr>
                              <w:t xml:space="preserve">Figure 5: </w:t>
                            </w:r>
                            <w:bookmarkEnd w:id="37"/>
                            <w:bookmarkEnd w:id="38"/>
                            <w:bookmarkEnd w:id="39"/>
                            <w:r w:rsidR="006201F3">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40"/>
                          </w:p>
                          <w:p w14:paraId="2FE511F2" w14:textId="77777777" w:rsidR="00540B95" w:rsidRPr="00607310" w:rsidRDefault="00540B95"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31D2818"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540B95" w:rsidRPr="00607310" w:rsidRDefault="00540B95" w:rsidP="00FC07FC">
                      <w:pPr>
                        <w:pStyle w:val="Caption"/>
                        <w:rPr>
                          <w:rFonts w:ascii="Times New Roman" w:hAnsi="Times New Roman" w:cs="Times New Roman"/>
                          <w:sz w:val="24"/>
                          <w:szCs w:val="24"/>
                        </w:rPr>
                      </w:pPr>
                      <w:bookmarkStart w:id="40" w:name="_Toc428436377"/>
                      <w:bookmarkStart w:id="41" w:name="_Toc428436411"/>
                      <w:bookmarkStart w:id="42" w:name="_Toc428436444"/>
                      <w:bookmarkStart w:id="43" w:name="_Toc428781599"/>
                      <w:r w:rsidRPr="00607310">
                        <w:rPr>
                          <w:rFonts w:ascii="Times New Roman" w:hAnsi="Times New Roman" w:cs="Times New Roman"/>
                          <w:sz w:val="24"/>
                          <w:szCs w:val="24"/>
                        </w:rPr>
                        <w:t xml:space="preserve">Figure 5: </w:t>
                      </w:r>
                      <w:bookmarkEnd w:id="40"/>
                      <w:bookmarkEnd w:id="41"/>
                      <w:bookmarkEnd w:id="42"/>
                      <w:r w:rsidR="006201F3">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43"/>
                    </w:p>
                    <w:p w:rsidR="00540B95" w:rsidRPr="00607310" w:rsidRDefault="00540B95"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5"/>
      <w:bookmarkEnd w:id="36"/>
      <w:r w:rsidR="00FC07FC" w:rsidRPr="00FC07FC">
        <w:rPr>
          <w:lang w:eastAsia="en-US"/>
        </w:rPr>
        <w:t xml:space="preserve"> </w:t>
      </w:r>
    </w:p>
    <w:p w14:paraId="737679DA" w14:textId="77777777"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41"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19A695BD" wp14:editId="26CB24AA">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14:paraId="232DA498" w14:textId="77777777"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14:paraId="29103390" w14:textId="77777777"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5A4A5FA7" wp14:editId="724477F6">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14:paraId="2B71F9E9" w14:textId="77777777" w:rsidR="00540B95" w:rsidRPr="003246E8" w:rsidRDefault="00540B95" w:rsidP="00FC07FC">
                            <w:pPr>
                              <w:pStyle w:val="Caption"/>
                              <w:rPr>
                                <w:rFonts w:ascii="Times New Roman" w:hAnsi="Times New Roman" w:cs="Times New Roman"/>
                                <w:sz w:val="24"/>
                                <w:szCs w:val="24"/>
                              </w:rPr>
                            </w:pPr>
                            <w:bookmarkStart w:id="42" w:name="_Toc428433441"/>
                            <w:bookmarkStart w:id="43" w:name="_Toc428436378"/>
                            <w:bookmarkStart w:id="44" w:name="_Toc428436412"/>
                            <w:bookmarkStart w:id="45" w:name="_Toc428436445"/>
                            <w:bookmarkStart w:id="46" w:name="_Toc428781600"/>
                            <w:r w:rsidRPr="003246E8">
                              <w:rPr>
                                <w:rFonts w:ascii="Times New Roman" w:hAnsi="Times New Roman" w:cs="Times New Roman"/>
                                <w:sz w:val="24"/>
                                <w:szCs w:val="24"/>
                              </w:rPr>
                              <w:t xml:space="preserve">Figure 6: </w:t>
                            </w:r>
                            <w:bookmarkEnd w:id="42"/>
                            <w:r w:rsidR="006201F3">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3"/>
                            <w:bookmarkEnd w:id="44"/>
                            <w:bookmarkEnd w:id="45"/>
                            <w:bookmarkEnd w:id="46"/>
                          </w:p>
                          <w:p w14:paraId="4E8D2D7F" w14:textId="77777777" w:rsidR="00540B95" w:rsidRPr="003246E8" w:rsidRDefault="00540B95"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57091B9"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540B95" w:rsidRPr="003246E8" w:rsidRDefault="00540B95" w:rsidP="00FC07FC">
                      <w:pPr>
                        <w:pStyle w:val="Caption"/>
                        <w:rPr>
                          <w:rFonts w:ascii="Times New Roman" w:hAnsi="Times New Roman" w:cs="Times New Roman"/>
                          <w:sz w:val="24"/>
                          <w:szCs w:val="24"/>
                        </w:rPr>
                      </w:pPr>
                      <w:bookmarkStart w:id="50" w:name="_Toc428433441"/>
                      <w:bookmarkStart w:id="51" w:name="_Toc428436378"/>
                      <w:bookmarkStart w:id="52" w:name="_Toc428436412"/>
                      <w:bookmarkStart w:id="53" w:name="_Toc428436445"/>
                      <w:bookmarkStart w:id="54" w:name="_Toc428781600"/>
                      <w:r w:rsidRPr="003246E8">
                        <w:rPr>
                          <w:rFonts w:ascii="Times New Roman" w:hAnsi="Times New Roman" w:cs="Times New Roman"/>
                          <w:sz w:val="24"/>
                          <w:szCs w:val="24"/>
                        </w:rPr>
                        <w:t xml:space="preserve">Figure 6: </w:t>
                      </w:r>
                      <w:bookmarkEnd w:id="50"/>
                      <w:r w:rsidR="006201F3">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51"/>
                      <w:bookmarkEnd w:id="52"/>
                      <w:bookmarkEnd w:id="53"/>
                      <w:bookmarkEnd w:id="54"/>
                    </w:p>
                    <w:p w:rsidR="00540B95" w:rsidRPr="003246E8" w:rsidRDefault="00540B95" w:rsidP="00FC07FC">
                      <w:pPr>
                        <w:rPr>
                          <w:rFonts w:ascii="Times New Roman"/>
                          <w:sz w:val="24"/>
                          <w:szCs w:val="24"/>
                        </w:rPr>
                      </w:pPr>
                    </w:p>
                  </w:txbxContent>
                </v:textbox>
                <w10:wrap type="square"/>
              </v:shape>
            </w:pict>
          </mc:Fallback>
        </mc:AlternateContent>
      </w:r>
    </w:p>
    <w:p w14:paraId="6D96D4B5" w14:textId="77777777"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47BB0098" wp14:editId="6C12942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14:paraId="4E6B02D6" w14:textId="77777777"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14:paraId="7A58B8E9" w14:textId="77777777"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14:paraId="38BAB56F" w14:textId="77777777"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14:paraId="6DCF47A7" w14:textId="77777777"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14:paraId="43FCB3D3" w14:textId="77777777"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14:paraId="508B7DB1" w14:textId="77777777"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14:paraId="1261D98D" w14:textId="77777777"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14:paraId="4EE3BF6D" w14:textId="77777777"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14:paraId="1233A433" w14:textId="77777777"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14:paraId="622EE5B5" w14:textId="77777777"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14:paraId="3C2F3EE6" w14:textId="77777777"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14:paraId="7B8CD7D7" w14:textId="77777777"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7C3D7F" w:rsidRPr="006201F3">
        <w:rPr>
          <w:rFonts w:ascii="Times New Roman"/>
          <w:sz w:val="24"/>
          <w:szCs w:val="24"/>
        </w:rPr>
        <w:t>MongoDB</w:t>
      </w:r>
      <w:r w:rsidR="007C3D7F" w:rsidRPr="007C3D7F" w:rsidDel="007C3D7F">
        <w:rPr>
          <w:rFonts w:ascii="Times New Roman" w:eastAsia="Times New Roman"/>
          <w:kern w:val="0"/>
          <w:sz w:val="24"/>
          <w:szCs w:val="24"/>
          <w:lang w:eastAsia="en-US" w:bidi="en-US"/>
        </w:rPr>
        <w:t xml:space="preserve"> </w:t>
      </w:r>
      <w:r w:rsidRPr="007C3D7F">
        <w:rPr>
          <w:rFonts w:ascii="Times New Roman" w:eastAsia="Times New Roman"/>
          <w:kern w:val="0"/>
          <w:sz w:val="24"/>
          <w:szCs w:val="24"/>
          <w:lang w:eastAsia="en-US" w:bidi="en-US"/>
        </w:rPr>
        <w:t xml:space="preserve"> database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14:paraId="65414E96" w14:textId="77777777"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14:paraId="1570B786" w14:textId="77777777"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14:paraId="203D39CB" w14:textId="77777777"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14:paraId="67DED75E" w14:textId="77777777"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7C3D7F" w:rsidRPr="005B5C29">
        <w:rPr>
          <w:rFonts w:ascii="Times New Roman"/>
          <w:sz w:val="24"/>
          <w:szCs w:val="24"/>
        </w:rPr>
        <w:t>MongoDB</w:t>
      </w:r>
      <w:r w:rsidR="007C3D7F" w:rsidRPr="005B5C29" w:rsidDel="007C3D7F">
        <w:rPr>
          <w:rFonts w:ascii="Times New Roman" w:eastAsia="Times New Roman"/>
          <w:color w:val="FF0000"/>
          <w:kern w:val="0"/>
          <w:sz w:val="24"/>
          <w:szCs w:val="24"/>
          <w:lang w:eastAsia="en-US" w:bidi="en-US"/>
        </w:rPr>
        <w:t xml:space="preserve"> </w:t>
      </w:r>
      <w:r w:rsidRPr="005B5C29">
        <w:rPr>
          <w:rFonts w:ascii="Times New Roman" w:eastAsia="Times New Roman"/>
          <w:color w:val="FF0000"/>
          <w:kern w:val="0"/>
          <w:sz w:val="24"/>
          <w:szCs w:val="24"/>
          <w:lang w:eastAsia="en-US" w:bidi="en-US"/>
        </w:rPr>
        <w:t xml:space="preserve"> </w:t>
      </w:r>
      <w:r w:rsidRPr="005B5C29">
        <w:rPr>
          <w:rFonts w:ascii="Times New Roman" w:eastAsia="Times New Roman"/>
          <w:kern w:val="0"/>
          <w:sz w:val="24"/>
          <w:szCs w:val="24"/>
          <w:lang w:eastAsia="en-US" w:bidi="en-US"/>
        </w:rPr>
        <w:t xml:space="preserve">database, as opposed to a relational one.  </w:t>
      </w:r>
      <w:commentRangeStart w:id="47"/>
      <w:r w:rsidRPr="005B5C29">
        <w:rPr>
          <w:rFonts w:ascii="Times New Roman" w:eastAsia="Times New Roman"/>
          <w:kern w:val="0"/>
          <w:sz w:val="24"/>
          <w:szCs w:val="24"/>
          <w:lang w:eastAsia="en-US" w:bidi="en-US"/>
        </w:rPr>
        <w:t>This</w:t>
      </w:r>
      <w:commentRangeEnd w:id="47"/>
      <w:r w:rsidR="00A92662" w:rsidRPr="005B5C29">
        <w:rPr>
          <w:rStyle w:val="CommentReference"/>
          <w:rFonts w:ascii="Times New Roman"/>
          <w:sz w:val="24"/>
          <w:szCs w:val="24"/>
        </w:rPr>
        <w:commentReference w:id="47"/>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14:paraId="6AF91AF2" w14:textId="77777777"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14:paraId="718BA208" w14:textId="77777777"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14:paraId="14D4114F" w14:textId="77777777" w:rsidR="00AB3A54" w:rsidRDefault="00AB3A54" w:rsidP="001620E2">
      <w:pPr>
        <w:widowControl/>
        <w:wordWrap/>
        <w:autoSpaceDE/>
        <w:autoSpaceDN/>
        <w:jc w:val="left"/>
        <w:rPr>
          <w:rFonts w:ascii="Times New Roman" w:eastAsia="Times New Roman"/>
          <w:b/>
          <w:kern w:val="0"/>
          <w:sz w:val="24"/>
          <w:szCs w:val="24"/>
          <w:u w:val="single"/>
          <w:lang w:eastAsia="en-US"/>
        </w:rPr>
      </w:pPr>
    </w:p>
    <w:p w14:paraId="26A8B5AE" w14:textId="77777777"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Development Operations</w:t>
      </w:r>
    </w:p>
    <w:p w14:paraId="314E8D9B" w14:textId="77777777"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14:paraId="2D9B5265" w14:textId="77777777"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14:paraId="3AB4B36D" w14:textId="77777777"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14:paraId="4154220E" w14:textId="77777777"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14:paraId="53AB5B89" w14:textId="77777777"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An automated build framework not only helps solve integration issues early, but also helps build and deploy the complex products 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14:paraId="6FE3788C" w14:textId="77777777"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14:paraId="049494A4" w14:textId="77777777" w:rsidR="00FC07FC" w:rsidRPr="00FC07FC" w:rsidRDefault="006201F3" w:rsidP="001620E2">
      <w:pPr>
        <w:pStyle w:val="Heading3"/>
        <w:rPr>
          <w:lang w:eastAsia="en-US"/>
        </w:rPr>
      </w:pPr>
      <w:bookmarkStart w:id="48" w:name="_Toc428781588"/>
      <w:bookmarkStart w:id="49" w:name="_Toc442711657"/>
      <w:r>
        <w:rPr>
          <w:lang w:eastAsia="en-US"/>
        </w:rPr>
        <w:t>BCDSS</w:t>
      </w:r>
      <w:r w:rsidR="00FC07FC" w:rsidRPr="00FC07FC">
        <w:rPr>
          <w:lang w:eastAsia="en-US"/>
        </w:rPr>
        <w:t xml:space="preserve"> Pilot</w:t>
      </w:r>
      <w:bookmarkEnd w:id="41"/>
      <w:bookmarkEnd w:id="48"/>
      <w:bookmarkEnd w:id="49"/>
      <w:r w:rsidR="00FC07FC" w:rsidRPr="00FC07FC">
        <w:rPr>
          <w:lang w:eastAsia="en-US"/>
        </w:rPr>
        <w:t xml:space="preserve"> </w:t>
      </w:r>
    </w:p>
    <w:p w14:paraId="5316FBC5" w14:textId="77777777"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14:paraId="33C58424" w14:textId="77777777"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0" w:name="_Toc428436380"/>
      <w:bookmarkStart w:id="51" w:name="_Toc428436414"/>
      <w:bookmarkStart w:id="52" w:name="_Toc428436447"/>
      <w:bookmarkStart w:id="53"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50"/>
      <w:bookmarkEnd w:id="51"/>
      <w:bookmarkEnd w:id="52"/>
      <w:bookmarkEnd w:id="53"/>
    </w:p>
    <w:p w14:paraId="3B6B2F2C" w14:textId="77777777"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FCB245E" wp14:editId="4F3EEF9B">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19FD7983" w14:textId="77777777"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14:paraId="2C2B57DB" w14:textId="77777777"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14:paraId="15D6280E" w14:textId="77777777"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14:paraId="53CB5D1A" w14:textId="77777777"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14:paraId="3BBF9B3E" w14:textId="77777777"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14:paraId="40B36979" w14:textId="77777777" w:rsidR="00BD79F5" w:rsidRPr="00DA7EEA" w:rsidRDefault="005B3120" w:rsidP="00F14494">
      <w:pPr>
        <w:pStyle w:val="Heading1"/>
      </w:pPr>
      <w:bookmarkStart w:id="54" w:name="_Toc350864937"/>
      <w:bookmarkStart w:id="55" w:name="_Toc400010500"/>
      <w:bookmarkStart w:id="56" w:name="_Toc442711658"/>
      <w:r w:rsidRPr="00DA7EEA">
        <w:rPr>
          <w:rStyle w:val="CharAttribute0"/>
          <w:rFonts w:ascii="Times New Roman" w:eastAsiaTheme="majorEastAsia" w:hAnsi="Times New Roman"/>
          <w:b/>
        </w:rPr>
        <w:t>Project Organization</w:t>
      </w:r>
      <w:bookmarkEnd w:id="54"/>
      <w:bookmarkEnd w:id="55"/>
      <w:bookmarkEnd w:id="56"/>
    </w:p>
    <w:p w14:paraId="3DE21987" w14:textId="77777777" w:rsidR="00593F38" w:rsidRDefault="00831B6C" w:rsidP="00F14494">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14:paraId="25FA3054" w14:textId="77777777"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14:paraId="0A1CC9A8" w14:textId="77777777"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14:paraId="0D70DBEB" w14:textId="77777777"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14:paraId="3DB18E74" w14:textId="77777777"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14:paraId="5FB2C7F0" w14:textId="77777777"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1"/>
      <w:bookmarkStart w:id="58" w:name="_Toc426642705"/>
      <w:bookmarkStart w:id="59"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7"/>
      <w:bookmarkEnd w:id="58"/>
      <w:bookmarkEnd w:id="59"/>
    </w:p>
    <w:p w14:paraId="68AD2D2F" w14:textId="77777777"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3C7AF5C2" wp14:editId="5432F542">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14:paraId="56AB4C99" w14:textId="77777777"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14:paraId="04A67256" w14:textId="77777777" w:rsidR="00BD79F5" w:rsidRDefault="005B3120" w:rsidP="00F14494">
      <w:pPr>
        <w:pStyle w:val="Heading2"/>
        <w:rPr>
          <w:rStyle w:val="CharAttribute27"/>
          <w:rFonts w:ascii="Times New Roman" w:eastAsiaTheme="majorEastAsia" w:hAnsi="Times New Roman"/>
          <w:b/>
        </w:rPr>
      </w:pPr>
      <w:bookmarkStart w:id="60" w:name="_Toc350864938"/>
      <w:bookmarkStart w:id="61" w:name="_Toc400010501"/>
      <w:bookmarkStart w:id="62" w:name="_Toc442711659"/>
      <w:r w:rsidRPr="005B3120">
        <w:rPr>
          <w:rStyle w:val="CharAttribute27"/>
          <w:rFonts w:ascii="Times New Roman" w:eastAsiaTheme="majorEastAsia" w:hAnsi="Times New Roman"/>
          <w:b/>
        </w:rPr>
        <w:t>Organizational Structure</w:t>
      </w:r>
      <w:bookmarkEnd w:id="60"/>
      <w:bookmarkEnd w:id="61"/>
      <w:bookmarkEnd w:id="62"/>
    </w:p>
    <w:p w14:paraId="007CFE2D" w14:textId="77777777"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14:paraId="562FA8E9" w14:textId="77777777"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63" w:name="_Toc425684502"/>
      <w:bookmarkStart w:id="64" w:name="_Toc426642706"/>
      <w:bookmarkStart w:id="65"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63"/>
      <w:bookmarkEnd w:id="64"/>
      <w:bookmarkEnd w:id="65"/>
    </w:p>
    <w:p w14:paraId="7D6FE50F" w14:textId="77777777"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41F7C064" wp14:editId="589C86E1">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2">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14:paraId="48B363C3" w14:textId="77777777"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14:paraId="25071EA9" w14:textId="77777777" w:rsidR="00BD79F5" w:rsidRPr="005B3120" w:rsidRDefault="005B3120" w:rsidP="00F14494">
      <w:pPr>
        <w:pStyle w:val="Heading2"/>
      </w:pPr>
      <w:bookmarkStart w:id="66" w:name="_Toc350864939"/>
      <w:bookmarkStart w:id="67" w:name="_Toc400010502"/>
      <w:bookmarkStart w:id="68" w:name="_Toc442711660"/>
      <w:r w:rsidRPr="005B3120">
        <w:rPr>
          <w:rStyle w:val="CharAttribute27"/>
          <w:rFonts w:ascii="Times New Roman" w:eastAsiaTheme="majorEastAsia" w:hAnsi="Times New Roman"/>
          <w:b/>
        </w:rPr>
        <w:t>Organizational Boundaries and Interfaces</w:t>
      </w:r>
      <w:bookmarkEnd w:id="66"/>
      <w:bookmarkEnd w:id="67"/>
      <w:bookmarkEnd w:id="68"/>
    </w:p>
    <w:p w14:paraId="1D3005AD" w14:textId="77777777" w:rsidR="00BD79F5" w:rsidRPr="005B3120" w:rsidRDefault="005B3120" w:rsidP="00F14494">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14:paraId="56566DE0" w14:textId="77777777" w:rsidR="00BD79F5" w:rsidRDefault="00660BCF" w:rsidP="00F14494">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A34843">
        <w:rPr>
          <w:rStyle w:val="CharAttribute7"/>
          <w:rFonts w:eastAsia="Batang"/>
          <w:sz w:val="24"/>
        </w:rPr>
        <w:t>,</w:t>
      </w:r>
      <w:r w:rsidR="005B3120" w:rsidRPr="005B3120">
        <w:rPr>
          <w:rStyle w:val="CharAttribute7"/>
          <w:rFonts w:eastAsia="Batang"/>
          <w:sz w:val="24"/>
        </w:rPr>
        <w:t xml:space="preserve"> </w:t>
      </w:r>
      <w:r w:rsidR="001D37C4">
        <w:rPr>
          <w:rStyle w:val="CharAttribute7"/>
          <w:rFonts w:eastAsia="Batang"/>
          <w:sz w:val="24"/>
        </w:rPr>
        <w:t>PWC</w:t>
      </w:r>
      <w:r w:rsidR="00A34843">
        <w:rPr>
          <w:rStyle w:val="CharAttribute7"/>
          <w:rFonts w:eastAsia="Batang"/>
          <w:sz w:val="24"/>
        </w:rPr>
        <w:t xml:space="preserve"> and SPARC</w:t>
      </w:r>
      <w:r w:rsidR="005B3120" w:rsidRPr="005B3120">
        <w:rPr>
          <w:rStyle w:val="CharAttribute7"/>
          <w:rFonts w:eastAsia="Batang"/>
          <w:sz w:val="24"/>
        </w:rPr>
        <w:t>.</w:t>
      </w:r>
    </w:p>
    <w:p w14:paraId="4CC214C6" w14:textId="77777777" w:rsidR="00BD79F5" w:rsidRDefault="00660BCF">
      <w:pPr>
        <w:pStyle w:val="ParaAttribute28"/>
        <w:rPr>
          <w:rStyle w:val="CharAttribute36"/>
          <w:rFonts w:eastAsia="Batang"/>
          <w:szCs w:val="24"/>
        </w:rPr>
      </w:pPr>
      <w:bookmarkStart w:id="69" w:name="_Toc396730077"/>
      <w:r>
        <w:rPr>
          <w:rStyle w:val="CharAttribute36"/>
          <w:rFonts w:eastAsia="Batang"/>
          <w:szCs w:val="24"/>
        </w:rPr>
        <w:t>Table 3</w:t>
      </w:r>
      <w:r w:rsidR="005B3120" w:rsidRPr="00F66C58">
        <w:rPr>
          <w:rStyle w:val="CharAttribute36"/>
          <w:rFonts w:eastAsia="Batang"/>
          <w:szCs w:val="24"/>
        </w:rPr>
        <w:t>: Assignment of Team Effort</w:t>
      </w:r>
      <w:bookmarkEnd w:id="69"/>
    </w:p>
    <w:p w14:paraId="4CA3C712" w14:textId="77777777"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14:paraId="13AF03C1" w14:textId="77777777" w:rsidTr="00572375">
        <w:trPr>
          <w:trHeight w:val="708"/>
          <w:tblHeader/>
        </w:trPr>
        <w:tc>
          <w:tcPr>
            <w:tcW w:w="2610" w:type="dxa"/>
            <w:shd w:val="clear" w:color="auto" w:fill="1F497D" w:themeFill="text2"/>
            <w:tcMar>
              <w:top w:w="72" w:type="dxa"/>
              <w:left w:w="29" w:type="dxa"/>
              <w:bottom w:w="72" w:type="dxa"/>
              <w:right w:w="29" w:type="dxa"/>
            </w:tcMar>
            <w:vAlign w:val="center"/>
          </w:tcPr>
          <w:p w14:paraId="4218E0E5" w14:textId="77777777"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14:paraId="4F78857C" w14:textId="77777777"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14:paraId="5DA5CD26" w14:textId="77777777"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14:paraId="3CBC023F" w14:textId="77777777"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14:paraId="2B3310C1" w14:textId="77777777" w:rsidTr="00346CDA">
        <w:trPr>
          <w:trHeight w:val="1430"/>
        </w:trPr>
        <w:tc>
          <w:tcPr>
            <w:tcW w:w="2610" w:type="dxa"/>
            <w:shd w:val="solid" w:color="FFFFFF" w:fill="FFFFFF"/>
            <w:tcMar>
              <w:top w:w="72" w:type="dxa"/>
              <w:left w:w="29" w:type="dxa"/>
              <w:bottom w:w="72" w:type="dxa"/>
              <w:right w:w="29" w:type="dxa"/>
            </w:tcMar>
            <w:vAlign w:val="center"/>
          </w:tcPr>
          <w:p w14:paraId="3C2FC6ED" w14:textId="77777777"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07EF5BAE" wp14:editId="049CD1F2">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14:paraId="0FEF3456" w14:textId="77777777"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14:paraId="66B79098" w14:textId="77777777" w:rsidR="00FD37E1" w:rsidRPr="007F64DE" w:rsidRDefault="00FD37E1" w:rsidP="00BB5FED">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 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14:paraId="0CB6B152" w14:textId="77777777" w:rsidTr="00346CDA">
        <w:trPr>
          <w:trHeight w:val="1466"/>
        </w:trPr>
        <w:tc>
          <w:tcPr>
            <w:tcW w:w="2610" w:type="dxa"/>
            <w:shd w:val="solid" w:color="FFFFFF" w:fill="FFFFFF"/>
            <w:tcMar>
              <w:top w:w="72" w:type="dxa"/>
              <w:left w:w="29" w:type="dxa"/>
              <w:bottom w:w="72" w:type="dxa"/>
              <w:right w:w="29" w:type="dxa"/>
            </w:tcMar>
            <w:vAlign w:val="center"/>
          </w:tcPr>
          <w:p w14:paraId="6116876A" w14:textId="77777777"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F2ED914" wp14:editId="134A9588">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stretch>
                            <a:fillRect/>
                          </a:stretch>
                        </pic:blipFill>
                        <pic:spPr>
                          <a:xfrm>
                            <a:off x="0" y="0"/>
                            <a:ext cx="1606034" cy="777667"/>
                          </a:xfrm>
                          <a:prstGeom prst="rect">
                            <a:avLst/>
                          </a:prstGeom>
                        </pic:spPr>
                      </pic:pic>
                    </a:graphicData>
                  </a:graphic>
                </wp:inline>
              </w:drawing>
            </w:r>
            <w:r>
              <w:rPr>
                <w:color w:val="000000"/>
                <w:sz w:val="20"/>
                <w:szCs w:val="20"/>
              </w:rPr>
              <w:t> </w:t>
            </w:r>
          </w:p>
          <w:p w14:paraId="3855DC67" w14:textId="77777777"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14:paraId="50F52EAA" w14:textId="77777777"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14:paraId="690C0207" w14:textId="77777777"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r w:rsidR="00FD37E1" w14:paraId="4332CE19" w14:textId="77777777" w:rsidTr="00346CDA">
        <w:trPr>
          <w:trHeight w:val="1403"/>
        </w:trPr>
        <w:tc>
          <w:tcPr>
            <w:tcW w:w="2610" w:type="dxa"/>
            <w:shd w:val="solid" w:color="FFFFFF" w:fill="FFFFFF"/>
            <w:tcMar>
              <w:top w:w="72" w:type="dxa"/>
              <w:left w:w="29" w:type="dxa"/>
              <w:bottom w:w="72" w:type="dxa"/>
              <w:right w:w="29" w:type="dxa"/>
            </w:tcMar>
            <w:vAlign w:val="center"/>
          </w:tcPr>
          <w:p w14:paraId="57BD440B" w14:textId="77777777" w:rsidR="00FD37E1" w:rsidRPr="00584420" w:rsidRDefault="00FD37E1">
            <w:pPr>
              <w:pStyle w:val="ParaAttribute30"/>
              <w:spacing w:line="276" w:lineRule="auto"/>
              <w:rPr>
                <w:noProof/>
              </w:rPr>
            </w:pPr>
            <w:r w:rsidRPr="00FD37E1">
              <w:rPr>
                <w:noProof/>
              </w:rPr>
              <w:drawing>
                <wp:inline distT="0" distB="0" distL="0" distR="0" wp14:anchorId="2F573DE7" wp14:editId="40EE82F0">
                  <wp:extent cx="1595536" cy="640935"/>
                  <wp:effectExtent l="0" t="0" r="5080" b="6985"/>
                  <wp:docPr id="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14:paraId="12E84F1D" w14:textId="77777777" w:rsidR="00FD37E1" w:rsidRDefault="00FD37E1">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14:paraId="752FBB56" w14:textId="77777777" w:rsidR="00FD37E1" w:rsidRPr="007F64DE" w:rsidRDefault="00FD37E1" w:rsidP="00EC271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SPARC will </w:t>
            </w:r>
            <w:r w:rsidR="00EC2717">
              <w:rPr>
                <w:color w:val="000000" w:themeColor="text1"/>
                <w:sz w:val="20"/>
                <w:szCs w:val="20"/>
              </w:rPr>
              <w:t xml:space="preserve">design and </w:t>
            </w:r>
            <w:r>
              <w:rPr>
                <w:color w:val="000000" w:themeColor="text1"/>
                <w:sz w:val="20"/>
                <w:szCs w:val="20"/>
              </w:rPr>
              <w:t xml:space="preserve">develop the </w:t>
            </w:r>
            <w:r w:rsidR="006201F3">
              <w:rPr>
                <w:color w:val="000000" w:themeColor="text1"/>
                <w:sz w:val="20"/>
                <w:szCs w:val="20"/>
              </w:rPr>
              <w:t>BCDSS</w:t>
            </w:r>
            <w:r>
              <w:rPr>
                <w:color w:val="000000" w:themeColor="text1"/>
                <w:sz w:val="20"/>
                <w:szCs w:val="20"/>
              </w:rPr>
              <w:t xml:space="preserve"> rules engine</w:t>
            </w:r>
            <w:r w:rsidR="00EC2717">
              <w:rPr>
                <w:color w:val="000000" w:themeColor="text1"/>
                <w:sz w:val="20"/>
                <w:szCs w:val="20"/>
              </w:rPr>
              <w:t>.</w:t>
            </w:r>
            <w:r>
              <w:rPr>
                <w:color w:val="000000" w:themeColor="text1"/>
                <w:sz w:val="20"/>
                <w:szCs w:val="20"/>
              </w:rPr>
              <w:t xml:space="preserve">  </w:t>
            </w:r>
          </w:p>
        </w:tc>
      </w:tr>
    </w:tbl>
    <w:p w14:paraId="0F1978AA" w14:textId="77777777" w:rsidR="00BD79F5" w:rsidRPr="00DA7EEA" w:rsidRDefault="005B3120" w:rsidP="00F14494">
      <w:pPr>
        <w:pStyle w:val="Heading1"/>
      </w:pPr>
      <w:bookmarkStart w:id="70" w:name="_Toc400010503"/>
      <w:bookmarkStart w:id="71" w:name="_Toc442711661"/>
      <w:r w:rsidRPr="00DA7EEA">
        <w:rPr>
          <w:rStyle w:val="CharAttribute0"/>
          <w:rFonts w:ascii="Times New Roman" w:eastAsiaTheme="majorEastAsia" w:hAnsi="Times New Roman"/>
          <w:b/>
        </w:rPr>
        <w:t>Acquisition Process</w:t>
      </w:r>
      <w:bookmarkEnd w:id="70"/>
      <w:bookmarkEnd w:id="71"/>
    </w:p>
    <w:p w14:paraId="5F36D498" w14:textId="77777777"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14:paraId="5586A5F5" w14:textId="77777777"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14:paraId="29998092" w14:textId="77777777"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14:paraId="00E62F58" w14:textId="77777777"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14:paraId="19B2EF54" w14:textId="77777777"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14:paraId="00943161" w14:textId="77777777"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14:paraId="5036F645" w14:textId="77777777" w:rsidR="00BD79F5" w:rsidRPr="00DA7EEA" w:rsidRDefault="005B3120" w:rsidP="00F14494">
      <w:pPr>
        <w:pStyle w:val="Heading1"/>
      </w:pPr>
      <w:bookmarkStart w:id="72" w:name="_Toc350864941"/>
      <w:bookmarkStart w:id="73" w:name="_Toc400010504"/>
      <w:bookmarkStart w:id="74" w:name="_Toc442711662"/>
      <w:r w:rsidRPr="00DA7EEA">
        <w:rPr>
          <w:rStyle w:val="CharAttribute0"/>
          <w:rFonts w:ascii="Times New Roman" w:eastAsia="Batang" w:hAnsi="Times New Roman"/>
          <w:b/>
        </w:rPr>
        <w:t>Monitoring and Control Mechanisms</w:t>
      </w:r>
      <w:bookmarkEnd w:id="72"/>
      <w:bookmarkEnd w:id="73"/>
      <w:bookmarkEnd w:id="74"/>
    </w:p>
    <w:p w14:paraId="679294B6" w14:textId="77777777"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14:paraId="7D5FFD6E" w14:textId="77777777" w:rsidR="00346CDA" w:rsidRPr="0026429D" w:rsidRDefault="00346CDA" w:rsidP="001620E2">
      <w:pPr>
        <w:keepLines/>
        <w:jc w:val="left"/>
        <w:rPr>
          <w:b/>
        </w:rPr>
      </w:pPr>
      <w:r w:rsidRPr="00346CDA">
        <w:rPr>
          <w:rFonts w:ascii="Times New Roman"/>
          <w:b/>
          <w:sz w:val="24"/>
          <w:szCs w:val="24"/>
        </w:rPr>
        <w:t>Major Tasks:</w:t>
      </w:r>
    </w:p>
    <w:p w14:paraId="668A53B4" w14:textId="77777777" w:rsidR="00346CDA" w:rsidRPr="0026429D" w:rsidRDefault="00346CDA" w:rsidP="00F14494">
      <w:pPr>
        <w:pStyle w:val="Bullet1"/>
      </w:pPr>
      <w:r w:rsidRPr="0026429D">
        <w:t>Monitor progress against the schedule by periodically measuring actual completion of activities and milestones; compare this progress against the planned documented schedule and identify significant deviations and trends</w:t>
      </w:r>
    </w:p>
    <w:p w14:paraId="63BA0C36" w14:textId="77777777" w:rsidR="00346CDA" w:rsidRPr="0026429D" w:rsidRDefault="00346CDA" w:rsidP="00F14494">
      <w:pPr>
        <w:pStyle w:val="Bullet1"/>
      </w:pPr>
      <w:r w:rsidRPr="0026429D">
        <w:t>Monitor resources provided and used by the project; compare the resources to the planned documented estimates and identify significant deviations and trends</w:t>
      </w:r>
    </w:p>
    <w:p w14:paraId="73735C10" w14:textId="77777777" w:rsidR="00346CDA" w:rsidRPr="0026429D" w:rsidRDefault="00346CDA" w:rsidP="00F14494">
      <w:pPr>
        <w:pStyle w:val="Bullet1"/>
      </w:pPr>
      <w:r w:rsidRPr="0026429D">
        <w:t>Monitor documented risks in the context of the project’s current status and circumstances; if the project circumstances change, which could give rise to new risk(s), incorporate relevant risk information into the Risk Identification process</w:t>
      </w:r>
    </w:p>
    <w:p w14:paraId="2B9FD9F5" w14:textId="77777777" w:rsidR="00346CDA" w:rsidRPr="0026429D" w:rsidRDefault="00346CDA" w:rsidP="00F14494">
      <w:pPr>
        <w:pStyle w:val="Bullet1"/>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14:paraId="2E79677E" w14:textId="77777777" w:rsidR="00346CDA" w:rsidRPr="0026429D" w:rsidRDefault="00346CDA" w:rsidP="00F14494">
      <w:pPr>
        <w:pStyle w:val="Bullet1"/>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14:paraId="02841E4D" w14:textId="77777777" w:rsidR="00346CDA" w:rsidRPr="0026429D" w:rsidRDefault="00346CDA" w:rsidP="00F14494">
      <w:pPr>
        <w:pStyle w:val="Bullet1"/>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14:paraId="218B1510" w14:textId="77777777" w:rsidR="00346CDA" w:rsidRPr="0026429D" w:rsidRDefault="00346CDA" w:rsidP="00F14494">
      <w:pPr>
        <w:pStyle w:val="Bullet1"/>
      </w:pPr>
      <w:r w:rsidRPr="0026429D">
        <w:t>Manage corrective actions; gather issues for analysis developed during the previous tasks or input from other process areas</w:t>
      </w:r>
    </w:p>
    <w:p w14:paraId="6FB3DD48" w14:textId="77777777" w:rsidR="00346CDA" w:rsidRPr="0026429D" w:rsidRDefault="00346CDA" w:rsidP="00F14494">
      <w:pPr>
        <w:pStyle w:val="Bullet1"/>
      </w:pPr>
      <w:r w:rsidRPr="0026429D">
        <w:t>Analyze issues to determine need for corrective actions; document the analysis and appropriate actions needed to address the identified issues</w:t>
      </w:r>
    </w:p>
    <w:p w14:paraId="623CF529" w14:textId="77777777" w:rsidR="00346CDA" w:rsidRPr="0026429D" w:rsidRDefault="00346CDA" w:rsidP="00F14494">
      <w:pPr>
        <w:pStyle w:val="Bullet1"/>
      </w:pPr>
      <w:r w:rsidRPr="0026429D">
        <w:t>Review and get agreement with the relevant stakeholders on the actions to be taken and the priority to be assigned for their completion</w:t>
      </w:r>
    </w:p>
    <w:p w14:paraId="57961636" w14:textId="77777777" w:rsidR="00346CDA" w:rsidRPr="0026429D" w:rsidRDefault="00346CDA" w:rsidP="00F14494">
      <w:pPr>
        <w:pStyle w:val="Bullet1"/>
      </w:pPr>
      <w:r w:rsidRPr="0026429D">
        <w:t>Assemble project measures and the identified significant deviations and trends from what was planned in the CPMP and Project Schedule</w:t>
      </w:r>
    </w:p>
    <w:p w14:paraId="33DEFA2C" w14:textId="77777777" w:rsidR="00346CDA" w:rsidRPr="0026429D" w:rsidRDefault="00346CDA" w:rsidP="00F14494">
      <w:pPr>
        <w:pStyle w:val="Bullet1"/>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14:paraId="0C303AB0" w14:textId="77777777" w:rsidR="00346CDA" w:rsidRPr="0026429D" w:rsidRDefault="00346CDA" w:rsidP="00F14494">
      <w:pPr>
        <w:pStyle w:val="Bullet1"/>
      </w:pPr>
      <w:r w:rsidRPr="0026429D">
        <w:t>Conduct milestone reviews at meaningful points in the project’s schedule with relevant stakeholders</w:t>
      </w:r>
    </w:p>
    <w:p w14:paraId="3148171A" w14:textId="77777777" w:rsidR="00346CDA" w:rsidRPr="0026429D" w:rsidRDefault="00346CDA" w:rsidP="00F14494">
      <w:pPr>
        <w:pStyle w:val="Bullet1"/>
      </w:pPr>
      <w:r w:rsidRPr="0026429D">
        <w:t>Review the commitments, plan, status, and risks of the project</w:t>
      </w:r>
    </w:p>
    <w:p w14:paraId="35AB1DE2" w14:textId="77777777" w:rsidR="00346CDA" w:rsidRPr="0026429D" w:rsidRDefault="00346CDA" w:rsidP="00F14494">
      <w:pPr>
        <w:pStyle w:val="Bullet1"/>
      </w:pPr>
      <w:r w:rsidRPr="0026429D">
        <w:t>Collect and document significant issues and their impacts as action items</w:t>
      </w:r>
    </w:p>
    <w:p w14:paraId="00A62DFD" w14:textId="77777777" w:rsidR="00346CDA" w:rsidRPr="0026429D" w:rsidRDefault="00346CDA" w:rsidP="00F14494">
      <w:pPr>
        <w:pStyle w:val="Bullet1"/>
      </w:pPr>
      <w:r w:rsidRPr="0026429D">
        <w:t>Track action items and issues to closure</w:t>
      </w:r>
    </w:p>
    <w:p w14:paraId="023EEFF2" w14:textId="77777777" w:rsidR="00346CDA" w:rsidRPr="0026429D" w:rsidRDefault="00346CDA" w:rsidP="00F14494">
      <w:pPr>
        <w:pStyle w:val="Bullet1"/>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14:paraId="4387D0C3" w14:textId="77777777" w:rsidR="00BD79F5" w:rsidRPr="00DA7EEA" w:rsidRDefault="005B3120" w:rsidP="00F14494">
      <w:pPr>
        <w:pStyle w:val="Heading1"/>
      </w:pPr>
      <w:bookmarkStart w:id="75" w:name="_Toc350864942"/>
      <w:bookmarkStart w:id="76" w:name="_Toc400010505"/>
      <w:bookmarkStart w:id="77" w:name="_Toc442711663"/>
      <w:r w:rsidRPr="00DA7EEA">
        <w:rPr>
          <w:rStyle w:val="CharAttribute0"/>
          <w:rFonts w:ascii="Times New Roman" w:eastAsia="Batang" w:hAnsi="Times New Roman"/>
          <w:b/>
        </w:rPr>
        <w:t>Systems Security Plans and Requirements</w:t>
      </w:r>
      <w:bookmarkEnd w:id="75"/>
      <w:bookmarkEnd w:id="76"/>
      <w:bookmarkEnd w:id="77"/>
    </w:p>
    <w:p w14:paraId="4C609082" w14:textId="77777777"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14:paraId="2F949748" w14:textId="77777777"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14:paraId="727C66A4" w14:textId="77777777"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14:paraId="297A9857" w14:textId="77777777"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14:paraId="5F3317B2" w14:textId="77777777"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14:paraId="4620FC8D" w14:textId="77777777" w:rsidR="00BD79F5" w:rsidRDefault="005B3120" w:rsidP="00F14494">
      <w:pPr>
        <w:pStyle w:val="Heading1"/>
        <w:rPr>
          <w:rStyle w:val="CharAttribute47"/>
          <w:rFonts w:ascii="Times New Roman" w:eastAsia="Batang" w:hAnsi="Times New Roman"/>
          <w:b/>
          <w:shd w:val="clear" w:color="auto" w:fill="auto"/>
        </w:rPr>
      </w:pPr>
      <w:bookmarkStart w:id="78" w:name="_Toc350864943"/>
      <w:bookmarkStart w:id="79" w:name="_Toc400010506"/>
      <w:bookmarkStart w:id="80" w:name="_Toc442711664"/>
      <w:r w:rsidRPr="00260C16">
        <w:rPr>
          <w:rStyle w:val="CharAttribute47"/>
          <w:rFonts w:ascii="Times New Roman" w:eastAsia="Batang" w:hAnsi="Times New Roman"/>
          <w:b/>
          <w:shd w:val="clear" w:color="auto" w:fill="auto"/>
        </w:rPr>
        <w:t>Technical Process</w:t>
      </w:r>
      <w:bookmarkEnd w:id="78"/>
      <w:bookmarkEnd w:id="79"/>
      <w:bookmarkEnd w:id="80"/>
    </w:p>
    <w:p w14:paraId="7A8594D8" w14:textId="77777777" w:rsidR="00772A2C" w:rsidRDefault="00772A2C" w:rsidP="00F14494">
      <w:pPr>
        <w:pStyle w:val="Heading2"/>
      </w:pPr>
      <w:bookmarkStart w:id="81" w:name="_Toc403755901"/>
      <w:bookmarkStart w:id="82" w:name="_Toc427135542"/>
      <w:r>
        <w:t xml:space="preserve"> </w:t>
      </w:r>
      <w:bookmarkStart w:id="83" w:name="_Toc442711665"/>
      <w:r w:rsidRPr="00785A8F">
        <w:t>Methods, Tools, and Techniques</w:t>
      </w:r>
      <w:bookmarkEnd w:id="81"/>
      <w:bookmarkEnd w:id="82"/>
      <w:bookmarkEnd w:id="83"/>
    </w:p>
    <w:p w14:paraId="71AC2AB0" w14:textId="77777777"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14:paraId="74EE8477" w14:textId="77777777" w:rsidR="00772A2C" w:rsidRPr="00785A8F" w:rsidRDefault="00772A2C" w:rsidP="001620E2">
      <w:pPr>
        <w:pStyle w:val="Heading3"/>
      </w:pPr>
      <w:bookmarkStart w:id="84" w:name="_Toc403755903"/>
      <w:bookmarkStart w:id="85" w:name="_Toc427135544"/>
      <w:bookmarkStart w:id="86" w:name="_Toc442711666"/>
      <w:r w:rsidRPr="00785A8F">
        <w:t>Development Methodology</w:t>
      </w:r>
      <w:bookmarkEnd w:id="84"/>
      <w:bookmarkEnd w:id="85"/>
      <w:bookmarkEnd w:id="86"/>
    </w:p>
    <w:p w14:paraId="7D5CC409" w14:textId="77777777"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14:paraId="6AD98261" w14:textId="77777777" w:rsidR="00813C50" w:rsidRPr="00813C50" w:rsidRDefault="00813C50" w:rsidP="00813C50">
      <w:pPr>
        <w:pStyle w:val="Caption"/>
        <w:jc w:val="center"/>
        <w:rPr>
          <w:rFonts w:ascii="Times New Roman" w:hAnsi="Times New Roman" w:cs="Times New Roman"/>
          <w:sz w:val="24"/>
          <w:szCs w:val="24"/>
        </w:rPr>
      </w:pPr>
      <w:bookmarkStart w:id="87" w:name="_Toc428781601"/>
      <w:r w:rsidRPr="00813C50">
        <w:rPr>
          <w:rFonts w:ascii="Times New Roman" w:hAnsi="Times New Roman" w:cs="Times New Roman"/>
          <w:sz w:val="24"/>
          <w:szCs w:val="24"/>
        </w:rPr>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commentRangeStart w:id="88"/>
      <w:r w:rsidR="00F51363">
        <w:rPr>
          <w:rFonts w:ascii="Times New Roman" w:hAnsi="Times New Roman" w:cs="Times New Roman"/>
          <w:sz w:val="24"/>
          <w:szCs w:val="24"/>
        </w:rPr>
        <w:t>Methodology</w:t>
      </w:r>
      <w:bookmarkEnd w:id="87"/>
      <w:commentRangeEnd w:id="88"/>
      <w:r w:rsidR="00307823">
        <w:rPr>
          <w:rStyle w:val="CommentReference"/>
          <w:rFonts w:ascii="Batang" w:eastAsia="Batang" w:hAnsi="Times New Roman" w:cs="Times New Roman"/>
          <w:b w:val="0"/>
          <w:bCs w:val="0"/>
          <w:kern w:val="2"/>
          <w:lang w:eastAsia="ko-KR"/>
        </w:rPr>
        <w:commentReference w:id="88"/>
      </w:r>
    </w:p>
    <w:p w14:paraId="356BBFD8" w14:textId="77777777" w:rsidR="00813C50" w:rsidRPr="00453DC8" w:rsidRDefault="00813C50" w:rsidP="00813C50">
      <w:pPr>
        <w:pStyle w:val="PSPGraphic"/>
      </w:pPr>
      <w:r w:rsidRPr="00453DC8">
        <w:rPr>
          <w:noProof/>
        </w:rPr>
        <w:drawing>
          <wp:inline distT="0" distB="0" distL="0" distR="0" wp14:anchorId="1921F79F" wp14:editId="47255EB6">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6">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14:paraId="01AB9E02" w14:textId="77777777"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14:paraId="2FD972B7" w14:textId="77777777"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14:paraId="4412B4F8" w14:textId="77777777"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14:paraId="1CB55A73" w14:textId="77777777"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 xml:space="preserve">weeks in </w:t>
      </w:r>
      <w:commentRangeStart w:id="89"/>
      <w:r w:rsidRPr="00772A2C">
        <w:rPr>
          <w:rFonts w:ascii="Times New Roman"/>
          <w:sz w:val="24"/>
          <w:szCs w:val="24"/>
        </w:rPr>
        <w:t>duration</w:t>
      </w:r>
      <w:commentRangeEnd w:id="89"/>
      <w:r w:rsidR="00307823">
        <w:rPr>
          <w:rStyle w:val="CommentReference"/>
        </w:rPr>
        <w:commentReference w:id="89"/>
      </w:r>
      <w:r w:rsidR="00DF705C">
        <w:rPr>
          <w:rFonts w:ascii="Times New Roman"/>
          <w:sz w:val="24"/>
          <w:szCs w:val="24"/>
        </w:rPr>
        <w:t>.</w:t>
      </w:r>
    </w:p>
    <w:p w14:paraId="745BA4C6" w14:textId="77777777"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On the second sprint of each month the team will work on the demo and video for the presentation to the customer, in addition to the user stories assigned for the </w:t>
      </w:r>
      <w:commentRangeStart w:id="90"/>
      <w:r>
        <w:rPr>
          <w:rFonts w:ascii="Times New Roman"/>
          <w:sz w:val="24"/>
          <w:szCs w:val="24"/>
        </w:rPr>
        <w:t>sprint</w:t>
      </w:r>
      <w:commentRangeEnd w:id="90"/>
      <w:r w:rsidR="003E540B">
        <w:rPr>
          <w:rStyle w:val="CommentReference"/>
        </w:rPr>
        <w:commentReference w:id="90"/>
      </w:r>
      <w:r>
        <w:rPr>
          <w:rFonts w:ascii="Times New Roman"/>
          <w:sz w:val="24"/>
          <w:szCs w:val="24"/>
        </w:rPr>
        <w:t>.</w:t>
      </w:r>
    </w:p>
    <w:p w14:paraId="7ACD2634" w14:textId="77777777"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14:paraId="2B3F96D9" w14:textId="77777777"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14:paraId="418AC358" w14:textId="77777777"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14:paraId="0374EFDF" w14:textId="77777777"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14:paraId="3822FCE1" w14:textId="77777777"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All Scrum calls will be strictly time-boxed to 15 minutes </w:t>
      </w:r>
      <w:r w:rsidR="00BE361F">
        <w:rPr>
          <w:rFonts w:ascii="Times New Roman"/>
          <w:sz w:val="24"/>
          <w:szCs w:val="24"/>
        </w:rPr>
        <w:t>.</w:t>
      </w:r>
    </w:p>
    <w:p w14:paraId="314C066D" w14:textId="77777777"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14:paraId="4C9F5066" w14:textId="77777777"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 xml:space="preserve">This approach empowers the team to deliver quality solutions that effectively and responsively meet </w:t>
      </w:r>
      <w:commentRangeStart w:id="91"/>
      <w:r w:rsidRPr="00AC7FC9">
        <w:rPr>
          <w:rFonts w:ascii="Times New Roman" w:eastAsia="Times New Roman"/>
          <w:kern w:val="0"/>
          <w:sz w:val="24"/>
          <w:szCs w:val="24"/>
          <w:lang w:eastAsia="en-US"/>
        </w:rPr>
        <w:t>business</w:t>
      </w:r>
      <w:commentRangeEnd w:id="91"/>
      <w:r w:rsidR="003E540B">
        <w:rPr>
          <w:rStyle w:val="CommentReference"/>
        </w:rPr>
        <w:commentReference w:id="91"/>
      </w:r>
      <w:r w:rsidRPr="00AC7FC9">
        <w:rPr>
          <w:rFonts w:ascii="Times New Roman" w:eastAsia="Times New Roman"/>
          <w:kern w:val="0"/>
          <w:sz w:val="24"/>
          <w:szCs w:val="24"/>
          <w:lang w:eastAsia="en-US"/>
        </w:rPr>
        <w:t xml:space="preserve">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14:paraId="16DC39DD" w14:textId="77777777"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w:t>
      </w:r>
      <w:commentRangeStart w:id="92"/>
      <w:r w:rsidRPr="00AC7FC9">
        <w:rPr>
          <w:rFonts w:ascii="Times New Roman" w:eastAsia="Calibri" w:cs="Calibri"/>
          <w:kern w:val="0"/>
          <w:sz w:val="24"/>
          <w:szCs w:val="24"/>
          <w:lang w:eastAsia="en-US"/>
        </w:rPr>
        <w:t>VA</w:t>
      </w:r>
      <w:commentRangeEnd w:id="92"/>
      <w:r w:rsidR="003E540B">
        <w:rPr>
          <w:rStyle w:val="CommentReference"/>
        </w:rPr>
        <w:commentReference w:id="92"/>
      </w:r>
      <w:r w:rsidRPr="00AC7FC9">
        <w:rPr>
          <w:rFonts w:ascii="Times New Roman" w:eastAsia="Calibri" w:cs="Calibri"/>
          <w:kern w:val="0"/>
          <w:sz w:val="24"/>
          <w:szCs w:val="24"/>
          <w:lang w:eastAsia="en-US"/>
        </w:rPr>
        <w:t>.</w:t>
      </w:r>
    </w:p>
    <w:p w14:paraId="19A4A0D7" w14:textId="77777777" w:rsidR="00772A2C" w:rsidRPr="00785A8F" w:rsidRDefault="00772A2C" w:rsidP="001620E2">
      <w:pPr>
        <w:pStyle w:val="Heading3"/>
      </w:pPr>
      <w:bookmarkStart w:id="93" w:name="_Toc403755905"/>
      <w:bookmarkStart w:id="94" w:name="_Toc427135546"/>
      <w:bookmarkStart w:id="95" w:name="_Toc442711667"/>
      <w:r w:rsidRPr="00785A8F">
        <w:t>Tools, Programming Languages and Methods</w:t>
      </w:r>
      <w:bookmarkEnd w:id="93"/>
      <w:bookmarkEnd w:id="94"/>
      <w:bookmarkEnd w:id="95"/>
    </w:p>
    <w:p w14:paraId="5BBB0B81" w14:textId="77777777"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7"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14:paraId="31B544EE" w14:textId="77777777"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14:paraId="12223BF9" w14:textId="77777777"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14:paraId="11E6D70B" w14:textId="77777777" w:rsidTr="00572375">
        <w:trPr>
          <w:trHeight w:val="25"/>
          <w:jc w:val="center"/>
        </w:trPr>
        <w:tc>
          <w:tcPr>
            <w:tcW w:w="2898" w:type="dxa"/>
            <w:shd w:val="clear" w:color="auto" w:fill="1F497D" w:themeFill="text2"/>
          </w:tcPr>
          <w:p w14:paraId="46638D4F" w14:textId="77777777"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14:paraId="7430DEF8" w14:textId="77777777" w:rsidR="00772A2C" w:rsidRPr="00EB665E" w:rsidRDefault="00772A2C" w:rsidP="00772A2C">
            <w:pPr>
              <w:jc w:val="center"/>
              <w:rPr>
                <w:rFonts w:ascii="Times New Roman"/>
                <w:b/>
              </w:rPr>
            </w:pPr>
            <w:r w:rsidRPr="00EB665E">
              <w:rPr>
                <w:rFonts w:ascii="Times New Roman"/>
                <w:b/>
              </w:rPr>
              <w:t>Tool Name(s)</w:t>
            </w:r>
          </w:p>
        </w:tc>
      </w:tr>
      <w:tr w:rsidR="00772A2C" w:rsidRPr="00EB665E" w14:paraId="58294939" w14:textId="77777777" w:rsidTr="00772A2C">
        <w:trPr>
          <w:trHeight w:val="25"/>
          <w:jc w:val="center"/>
        </w:trPr>
        <w:tc>
          <w:tcPr>
            <w:tcW w:w="2898" w:type="dxa"/>
          </w:tcPr>
          <w:p w14:paraId="5FD479B7" w14:textId="77777777"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14:paraId="754E4E93" w14:textId="77777777"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14:paraId="380F5A5E" w14:textId="77777777" w:rsidTr="00772A2C">
        <w:trPr>
          <w:trHeight w:val="22"/>
          <w:jc w:val="center"/>
        </w:trPr>
        <w:tc>
          <w:tcPr>
            <w:tcW w:w="2898" w:type="dxa"/>
          </w:tcPr>
          <w:p w14:paraId="42EAF83B" w14:textId="77777777"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14:paraId="4B41D82F" w14:textId="77777777"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14:paraId="0BCC3548" w14:textId="77777777" w:rsidTr="00772A2C">
        <w:trPr>
          <w:trHeight w:val="22"/>
          <w:jc w:val="center"/>
        </w:trPr>
        <w:tc>
          <w:tcPr>
            <w:tcW w:w="2898" w:type="dxa"/>
          </w:tcPr>
          <w:p w14:paraId="400A9314" w14:textId="77777777"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14:paraId="70B93251" w14:textId="77777777"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14:paraId="622E89A0" w14:textId="77777777" w:rsidTr="00772A2C">
        <w:trPr>
          <w:trHeight w:val="22"/>
          <w:jc w:val="center"/>
        </w:trPr>
        <w:tc>
          <w:tcPr>
            <w:tcW w:w="2898" w:type="dxa"/>
          </w:tcPr>
          <w:p w14:paraId="3424B558" w14:textId="77777777"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14:paraId="7F4DAE8E" w14:textId="77777777"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14:paraId="30396A79" w14:textId="77777777" w:rsidTr="00772A2C">
        <w:trPr>
          <w:trHeight w:val="22"/>
          <w:jc w:val="center"/>
        </w:trPr>
        <w:tc>
          <w:tcPr>
            <w:tcW w:w="2898" w:type="dxa"/>
          </w:tcPr>
          <w:p w14:paraId="2E62ABB3" w14:textId="77777777"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14:paraId="1A61AD13" w14:textId="77777777"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14:paraId="19B84C49" w14:textId="77777777" w:rsidTr="00772A2C">
        <w:trPr>
          <w:trHeight w:val="22"/>
          <w:jc w:val="center"/>
        </w:trPr>
        <w:tc>
          <w:tcPr>
            <w:tcW w:w="2898" w:type="dxa"/>
          </w:tcPr>
          <w:p w14:paraId="25B6831E" w14:textId="77777777"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14:paraId="65D0E399" w14:textId="77777777"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14:paraId="2CB4C939" w14:textId="77777777" w:rsidTr="00772A2C">
        <w:trPr>
          <w:trHeight w:val="22"/>
          <w:jc w:val="center"/>
        </w:trPr>
        <w:tc>
          <w:tcPr>
            <w:tcW w:w="2898" w:type="dxa"/>
          </w:tcPr>
          <w:p w14:paraId="4E534EFB" w14:textId="77777777"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14:paraId="6D09D171" w14:textId="77777777" w:rsidR="00772A2C" w:rsidRPr="00EB665E" w:rsidRDefault="00382C2D" w:rsidP="00772A2C">
            <w:pPr>
              <w:tabs>
                <w:tab w:val="left" w:pos="2880"/>
              </w:tabs>
              <w:rPr>
                <w:rFonts w:ascii="Times New Roman"/>
              </w:rPr>
            </w:pPr>
            <w:r w:rsidRPr="00EB665E">
              <w:rPr>
                <w:rFonts w:ascii="Times New Roman"/>
              </w:rPr>
              <w:t>Microsoft Projects</w:t>
            </w:r>
          </w:p>
        </w:tc>
      </w:tr>
    </w:tbl>
    <w:p w14:paraId="2E985C36" w14:textId="77777777" w:rsidR="00772A2C" w:rsidRPr="00785A8F" w:rsidRDefault="00772A2C" w:rsidP="001620E2">
      <w:pPr>
        <w:pStyle w:val="Heading3"/>
      </w:pPr>
      <w:bookmarkStart w:id="96" w:name="_Toc403755906"/>
      <w:bookmarkStart w:id="97" w:name="_Toc427135547"/>
      <w:bookmarkStart w:id="98" w:name="_Toc442711668"/>
      <w:r w:rsidRPr="00785A8F">
        <w:t>Technical Standards, Policies, Procedures, and Guidelines</w:t>
      </w:r>
      <w:bookmarkEnd w:id="96"/>
      <w:bookmarkEnd w:id="97"/>
      <w:bookmarkEnd w:id="98"/>
    </w:p>
    <w:p w14:paraId="2616488E" w14:textId="77777777" w:rsidR="005A2DAC" w:rsidRPr="008E45CA" w:rsidRDefault="00772A2C" w:rsidP="00F14494">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99" w:name="_Toc400010507"/>
    </w:p>
    <w:p w14:paraId="3FEA2742" w14:textId="77777777" w:rsidR="00DA7EEA" w:rsidRPr="00DA7EEA" w:rsidRDefault="005B3120" w:rsidP="00F14494">
      <w:pPr>
        <w:pStyle w:val="Heading2"/>
        <w:rPr>
          <w:rStyle w:val="CharAttribute59"/>
          <w:rFonts w:ascii="Times New Roman" w:eastAsiaTheme="majorEastAsia" w:hAnsi="Times New Roman"/>
          <w:b/>
          <w:color w:val="auto"/>
          <w:sz w:val="20"/>
        </w:rPr>
      </w:pPr>
      <w:bookmarkStart w:id="100" w:name="_Toc442711669"/>
      <w:r w:rsidRPr="00DA7EEA">
        <w:rPr>
          <w:rStyle w:val="Heading2Char"/>
          <w:b/>
        </w:rPr>
        <w:t>Testing Support</w:t>
      </w:r>
      <w:bookmarkEnd w:id="99"/>
      <w:bookmarkEnd w:id="100"/>
    </w:p>
    <w:p w14:paraId="14F0E73F" w14:textId="77777777" w:rsidR="00524581" w:rsidRPr="00C628F3" w:rsidRDefault="00524581" w:rsidP="00F14494">
      <w:pPr>
        <w:pStyle w:val="BodyText"/>
        <w:rPr>
          <w:rStyle w:val="CharAttribute32"/>
          <w:rFonts w:ascii="Times New Roman" w:hAnsi="Times New Roman"/>
        </w:rPr>
      </w:pPr>
      <w:r w:rsidRPr="00C628F3">
        <w:rPr>
          <w:rStyle w:val="CharAttribute32"/>
          <w:rFonts w:ascii="Times New Roman" w:hAnsi="Times New Roman"/>
        </w:rPr>
        <w:t>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14:paraId="78E40E4F" w14:textId="77777777" w:rsidR="00DA7EEA" w:rsidRPr="00DA7EEA" w:rsidRDefault="005B3120" w:rsidP="00F14494">
      <w:pPr>
        <w:pStyle w:val="Heading2"/>
        <w:rPr>
          <w:rStyle w:val="Heading2Char"/>
          <w:b/>
        </w:rPr>
      </w:pPr>
      <w:bookmarkStart w:id="101" w:name="_Toc400010508"/>
      <w:bookmarkStart w:id="102" w:name="_Toc442711670"/>
      <w:r w:rsidRPr="00DA7EEA">
        <w:rPr>
          <w:rStyle w:val="Heading2Char"/>
          <w:b/>
        </w:rPr>
        <w:t>Product Component Test (Unit Testing)</w:t>
      </w:r>
      <w:bookmarkEnd w:id="101"/>
      <w:bookmarkEnd w:id="102"/>
    </w:p>
    <w:p w14:paraId="6005F644" w14:textId="77777777" w:rsidR="00BD79F5" w:rsidRPr="008E56D0" w:rsidRDefault="005B3120" w:rsidP="00F14494">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14:paraId="5FC57B6C" w14:textId="77777777"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14:paraId="361CCD94" w14:textId="77777777" w:rsidR="00153FC2" w:rsidRPr="008E56D0" w:rsidRDefault="00153FC2" w:rsidP="001620E2">
      <w:pPr>
        <w:jc w:val="left"/>
        <w:rPr>
          <w:rFonts w:ascii="Times New Roman"/>
          <w:sz w:val="24"/>
        </w:rPr>
      </w:pPr>
    </w:p>
    <w:p w14:paraId="0A077D76" w14:textId="77777777"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14:paraId="5C64D169" w14:textId="77777777" w:rsidR="00DA7EEA" w:rsidRPr="00DA7EEA" w:rsidRDefault="005B3120" w:rsidP="00F14494">
      <w:pPr>
        <w:pStyle w:val="Heading2"/>
        <w:rPr>
          <w:rStyle w:val="CharAttribute60"/>
          <w:rFonts w:ascii="Times New Roman" w:eastAsiaTheme="majorEastAsia" w:hAnsi="Times New Roman"/>
          <w:color w:val="auto"/>
          <w:sz w:val="20"/>
        </w:rPr>
      </w:pPr>
      <w:bookmarkStart w:id="103" w:name="_Toc400010509"/>
      <w:bookmarkStart w:id="104" w:name="_Toc442711671"/>
      <w:r w:rsidRPr="00DA7EEA">
        <w:rPr>
          <w:rStyle w:val="Heading2Char"/>
          <w:b/>
        </w:rPr>
        <w:t>System Testing</w:t>
      </w:r>
      <w:bookmarkEnd w:id="103"/>
      <w:bookmarkEnd w:id="104"/>
      <w:r w:rsidRPr="00DA7EEA">
        <w:rPr>
          <w:rStyle w:val="CharAttribute60"/>
          <w:rFonts w:ascii="Times New Roman" w:eastAsiaTheme="majorEastAsia" w:hAnsi="Times New Roman"/>
          <w:color w:val="auto"/>
          <w:sz w:val="20"/>
        </w:rPr>
        <w:t xml:space="preserve"> </w:t>
      </w:r>
    </w:p>
    <w:p w14:paraId="22C2962B" w14:textId="77777777" w:rsidR="00BD79F5" w:rsidRPr="008E56D0" w:rsidRDefault="005B3120" w:rsidP="00F14494">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14:paraId="1E07AE1D" w14:textId="77777777" w:rsidR="00BD79F5" w:rsidRPr="008E56D0" w:rsidRDefault="005B3120" w:rsidP="00F14494">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14:paraId="27AF54BF" w14:textId="77777777" w:rsidR="00153FC2" w:rsidRPr="008E56D0" w:rsidRDefault="00153FC2" w:rsidP="001620E2">
      <w:pPr>
        <w:jc w:val="left"/>
        <w:rPr>
          <w:rFonts w:ascii="Times New Roman"/>
          <w:sz w:val="24"/>
        </w:rPr>
      </w:pPr>
      <w:r w:rsidRPr="008E56D0">
        <w:rPr>
          <w:rFonts w:ascii="Times New Roman"/>
          <w:sz w:val="24"/>
        </w:rPr>
        <w:t>Testing will include:</w:t>
      </w:r>
    </w:p>
    <w:p w14:paraId="0C52DE6F" w14:textId="77777777"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14:paraId="622C00E5" w14:textId="77777777"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14:paraId="4D2B305A" w14:textId="77777777"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14:paraId="0CEABA66" w14:textId="77777777"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14:paraId="23FD9C65" w14:textId="77777777"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14:paraId="53659127" w14:textId="77777777"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14:paraId="7A7E636D" w14:textId="77777777"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14:paraId="5DB939C4" w14:textId="77777777"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14:paraId="25EA0712" w14:textId="77777777"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that is appropriately secure:</w:t>
      </w:r>
    </w:p>
    <w:p w14:paraId="1E1E027A" w14:textId="77777777"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14:paraId="0051B9FF" w14:textId="77777777" w:rsidR="00BD79F5" w:rsidRPr="003C10C2" w:rsidRDefault="005B3120" w:rsidP="00F14494">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14:paraId="5A591D8A" w14:textId="77777777" w:rsidR="004E2B6D" w:rsidRPr="003C10C2" w:rsidRDefault="004E2B6D" w:rsidP="00F14494">
      <w:pPr>
        <w:pStyle w:val="Heading2"/>
        <w:rPr>
          <w:rStyle w:val="CharAttribute32"/>
          <w:rFonts w:ascii="Times New Roman" w:hAnsi="Times New Roman"/>
          <w:sz w:val="32"/>
        </w:rPr>
      </w:pPr>
      <w:bookmarkStart w:id="105" w:name="_Toc442711672"/>
      <w:r w:rsidRPr="003C10C2">
        <w:rPr>
          <w:rStyle w:val="CharAttribute32"/>
          <w:rFonts w:ascii="Times New Roman" w:hAnsi="Times New Roman"/>
          <w:sz w:val="32"/>
        </w:rPr>
        <w:t>User Acceptance Testing</w:t>
      </w:r>
      <w:bookmarkEnd w:id="105"/>
    </w:p>
    <w:p w14:paraId="27CF0FED" w14:textId="77777777"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14:paraId="4DA2C253" w14:textId="77777777"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14:paraId="7805D213" w14:textId="77777777"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14:paraId="125920A3" w14:textId="77777777"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14:paraId="0045B8E7" w14:textId="77777777"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14:paraId="0DD3256D" w14:textId="77777777"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14:paraId="784F8037" w14:textId="77777777"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14:paraId="1CF6C057" w14:textId="77777777"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14:paraId="413D871F" w14:textId="77777777"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14:paraId="70758EF8" w14:textId="77777777"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14:paraId="68FAB0B5" w14:textId="77777777" w:rsidR="00B92305" w:rsidRPr="00014180" w:rsidRDefault="00B92305" w:rsidP="003C10C2">
      <w:pPr>
        <w:widowControl/>
        <w:wordWrap/>
        <w:autoSpaceDE/>
        <w:autoSpaceDN/>
        <w:jc w:val="left"/>
        <w:rPr>
          <w:rFonts w:ascii="Times New Roman"/>
          <w:sz w:val="24"/>
        </w:rPr>
      </w:pPr>
    </w:p>
    <w:p w14:paraId="745A1041" w14:textId="77777777" w:rsidR="00B92305" w:rsidRPr="00B92305" w:rsidRDefault="00B92305" w:rsidP="00B92305">
      <w:pPr>
        <w:rPr>
          <w:rFonts w:ascii="Times New Roman"/>
          <w:sz w:val="24"/>
        </w:rPr>
      </w:pPr>
    </w:p>
    <w:p w14:paraId="3E2E7B29" w14:textId="77777777" w:rsidR="00B92305" w:rsidRPr="008C4DA1" w:rsidRDefault="00B92305" w:rsidP="008C4DA1">
      <w:pPr>
        <w:widowControl/>
        <w:wordWrap/>
        <w:autoSpaceDE/>
        <w:autoSpaceDN/>
        <w:jc w:val="left"/>
        <w:rPr>
          <w:rFonts w:ascii="Times New Roman"/>
        </w:rPr>
      </w:pPr>
    </w:p>
    <w:p w14:paraId="18379CF4" w14:textId="77777777" w:rsidR="00BD79F5" w:rsidRDefault="005B3120" w:rsidP="00F14494">
      <w:pPr>
        <w:pStyle w:val="Heading1"/>
        <w:rPr>
          <w:rStyle w:val="CharAttribute0"/>
          <w:rFonts w:ascii="Times New Roman" w:eastAsia="Batang" w:hAnsi="Times New Roman"/>
          <w:b/>
        </w:rPr>
      </w:pPr>
      <w:bookmarkStart w:id="106" w:name="_Toc350864944"/>
      <w:bookmarkStart w:id="107" w:name="_Toc400010510"/>
      <w:bookmarkStart w:id="108" w:name="_Toc442711673"/>
      <w:r w:rsidRPr="00DA7EEA">
        <w:rPr>
          <w:rStyle w:val="CharAttribute0"/>
          <w:rFonts w:ascii="Times New Roman" w:eastAsia="Batang" w:hAnsi="Times New Roman"/>
          <w:b/>
        </w:rPr>
        <w:t>Work Breakdown Structure (WBS) and Schedule</w:t>
      </w:r>
      <w:bookmarkEnd w:id="106"/>
      <w:bookmarkEnd w:id="107"/>
      <w:bookmarkEnd w:id="108"/>
    </w:p>
    <w:p w14:paraId="288CF3F1" w14:textId="77777777"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14:paraId="427719FA" w14:textId="77777777" w:rsidR="00C965CD" w:rsidRDefault="00EE4170" w:rsidP="00F14494">
      <w:pPr>
        <w:pStyle w:val="Heading2"/>
        <w:rPr>
          <w:rStyle w:val="CharAttribute3"/>
          <w:rFonts w:eastAsia="Batang"/>
          <w:i w:val="0"/>
          <w:color w:val="auto"/>
          <w:sz w:val="32"/>
        </w:rPr>
      </w:pPr>
      <w:bookmarkStart w:id="109" w:name="_Toc442711674"/>
      <w:r>
        <w:rPr>
          <w:rStyle w:val="CharAttribute3"/>
          <w:rFonts w:eastAsia="Batang"/>
          <w:i w:val="0"/>
          <w:color w:val="auto"/>
          <w:sz w:val="32"/>
        </w:rPr>
        <w:t>WBS</w:t>
      </w:r>
      <w:bookmarkEnd w:id="109"/>
    </w:p>
    <w:p w14:paraId="6E2C52DA" w14:textId="77777777"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14:paraId="35735687" w14:textId="77777777"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14:paraId="3FAD8CF2" w14:textId="77777777"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24CB5116" w14:textId="77777777"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14:paraId="26F27CE1" w14:textId="77777777"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14:paraId="2C7B627B"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04E527" w14:textId="77777777"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14:paraId="56D7B659" w14:textId="77777777"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14:paraId="36978F2F"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DCA79"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14:paraId="38CD49DE" w14:textId="77777777"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14:paraId="7D1B2E3D"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CC720"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14:paraId="55501AA6" w14:textId="77777777"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14:paraId="7D0F85BD"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C9D57F"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14:paraId="58101C03" w14:textId="77777777"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14:paraId="661AFACA"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A9E04"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14:paraId="7BDCF11E" w14:textId="77777777"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14:paraId="2DBA6945"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1410FE"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14:paraId="00DCB28D" w14:textId="77777777"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14:paraId="11CE2F4B"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54FB0"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14:paraId="40AEED30" w14:textId="77777777"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14:paraId="5AE276CB"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DF91675" w14:textId="77777777"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14:paraId="47DF418C"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9446B1">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14:paraId="003B99E3"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CF428E8" w14:textId="77777777"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14:paraId="7DD219FA"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9446B1">
              <w:rPr>
                <w:rFonts w:ascii="Times New Roman" w:eastAsia="Times New Roman"/>
                <w:color w:val="000000"/>
                <w:kern w:val="0"/>
                <w:lang w:eastAsia="en-US"/>
              </w:rPr>
              <w:t>- Development</w:t>
            </w:r>
          </w:p>
        </w:tc>
      </w:tr>
      <w:tr w:rsidR="00366BC7" w:rsidRPr="008C4DA1" w14:paraId="6FD3AB9A"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98B5BEE" w14:textId="77777777"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14:paraId="4252715C" w14:textId="77777777" w:rsidR="00366BC7" w:rsidRPr="008C4DA1" w:rsidRDefault="006201F3"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S R1.0 Release Management</w:t>
            </w:r>
          </w:p>
        </w:tc>
      </w:tr>
      <w:tr w:rsidR="008C4DA1" w:rsidRPr="008C4DA1" w14:paraId="0BFDA69B"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6B3805" w14:textId="77777777"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14:paraId="7A50E211" w14:textId="77777777"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14:paraId="508207E2"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CED48AD" w14:textId="77777777"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14:paraId="5609C972"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F11D08">
              <w:rPr>
                <w:rFonts w:ascii="Times New Roman" w:eastAsia="Times New Roman"/>
                <w:color w:val="000000"/>
                <w:kern w:val="0"/>
                <w:lang w:eastAsia="en-US"/>
              </w:rPr>
              <w:t>- Development</w:t>
            </w:r>
          </w:p>
        </w:tc>
      </w:tr>
      <w:tr w:rsidR="00366BC7" w:rsidRPr="008C4DA1" w14:paraId="2D36DDFF"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7755167" w14:textId="77777777"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14:paraId="5AC0B043"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F11D08">
              <w:rPr>
                <w:rFonts w:ascii="Times New Roman" w:eastAsia="Times New Roman"/>
                <w:color w:val="000000"/>
                <w:kern w:val="0"/>
                <w:lang w:eastAsia="en-US"/>
              </w:rPr>
              <w:t>- Development</w:t>
            </w:r>
          </w:p>
        </w:tc>
      </w:tr>
      <w:tr w:rsidR="00366BC7" w:rsidRPr="008C4DA1" w14:paraId="47FA5B10"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CEF4971" w14:textId="77777777"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14:paraId="72E14AAA"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F11D08">
              <w:rPr>
                <w:rFonts w:ascii="Times New Roman" w:eastAsia="Times New Roman"/>
                <w:color w:val="000000"/>
                <w:kern w:val="0"/>
                <w:lang w:eastAsia="en-US"/>
              </w:rPr>
              <w:t>- Development</w:t>
            </w:r>
          </w:p>
        </w:tc>
      </w:tr>
      <w:tr w:rsidR="00366BC7" w:rsidRPr="008C4DA1" w14:paraId="705DDEDC"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A843FAA" w14:textId="77777777"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14:paraId="6E8B4834"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F11D08">
              <w:rPr>
                <w:rFonts w:ascii="Times New Roman" w:eastAsia="Times New Roman"/>
                <w:color w:val="000000"/>
                <w:kern w:val="0"/>
                <w:lang w:eastAsia="en-US"/>
              </w:rPr>
              <w:t>- Development</w:t>
            </w:r>
          </w:p>
        </w:tc>
      </w:tr>
      <w:tr w:rsidR="00366BC7" w:rsidRPr="008C4DA1" w14:paraId="5E826E15"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C3B9462" w14:textId="77777777"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14:paraId="74B8542E" w14:textId="77777777"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F11D08">
              <w:rPr>
                <w:rFonts w:ascii="Times New Roman" w:eastAsia="Times New Roman"/>
                <w:color w:val="000000"/>
                <w:kern w:val="0"/>
                <w:lang w:eastAsia="en-US"/>
              </w:rPr>
              <w:t>- Development</w:t>
            </w:r>
          </w:p>
        </w:tc>
      </w:tr>
      <w:tr w:rsidR="008C4DA1" w:rsidRPr="008C4DA1" w14:paraId="651FB629"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601C1" w14:textId="77777777"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14:paraId="633E390E" w14:textId="77777777"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14:paraId="01F731C2"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C2833" w14:textId="77777777"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14:paraId="5DBEF62E" w14:textId="77777777"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9446B1">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14:paraId="37E2B2BC"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33C9A4D"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14:paraId="46F81FA4"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5CFB031B"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EEFB888"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14:paraId="1D86F1E8"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14:paraId="7E22FEED"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4B31AFF"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14:paraId="061F699A"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14:paraId="31387BAA"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F9ABCF7"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14:paraId="0E5014BE"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14:paraId="09161C51"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EECFCE7"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14:paraId="44AF0315"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6B51DBC2"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049012E"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14:paraId="7BBF0C90"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2A76F9AA"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E688D99"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14:paraId="4C0D049E"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48CC3789"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154C78D"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14:paraId="1C782911"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07905DF6"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D7B4BC0"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14:paraId="5E15DB71"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6CBA737A"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8716D06"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14:paraId="42706409"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7B59AA05"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7ECF0BA"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14:paraId="67DBEE81"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62233162"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9DC75E2"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14:paraId="59A32083"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14:paraId="384C804F"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B2A56BD"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14:paraId="224E7E35"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14:paraId="1508A3A7"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9E3345B"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14:paraId="4C5C8935" w14:textId="77777777"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14:paraId="308090FE"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77AF8A4"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14:paraId="13A15D2F"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275C82E8"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F472D99"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14:paraId="78AD31CD"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0F873C43"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316B475"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14:paraId="3915AC7E"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4626663D"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21F8BB0"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14:paraId="1F3EC55E"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5CCE9027"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A2D09C0"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5.3.2.20</w:t>
            </w:r>
          </w:p>
        </w:tc>
        <w:tc>
          <w:tcPr>
            <w:tcW w:w="5560" w:type="dxa"/>
            <w:tcBorders>
              <w:top w:val="nil"/>
              <w:left w:val="nil"/>
              <w:bottom w:val="single" w:sz="4" w:space="0" w:color="auto"/>
              <w:right w:val="single" w:sz="4" w:space="0" w:color="auto"/>
            </w:tcBorders>
            <w:shd w:val="clear" w:color="auto" w:fill="auto"/>
            <w:noWrap/>
          </w:tcPr>
          <w:p w14:paraId="3CDBF18D"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49E439E3" w14:textId="77777777"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B7D1184" w14:textId="77777777"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14:paraId="0815DDA2" w14:textId="77777777"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14:paraId="6AE8B2B1"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8D8F7B" w14:textId="77777777"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14:paraId="78C64F9A" w14:textId="77777777"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F11D08" w:rsidRPr="008C4DA1" w14:paraId="0CCEFBB8"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1C11EE" w14:textId="77777777"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14:paraId="5BE8CB60" w14:textId="77777777" w:rsidR="00F11D08" w:rsidRPr="008C4DA1" w:rsidRDefault="006201F3" w:rsidP="00321C9D">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321C9D">
              <w:rPr>
                <w:rFonts w:ascii="Times New Roman" w:eastAsia="Times New Roman"/>
                <w:color w:val="000000"/>
                <w:kern w:val="0"/>
                <w:lang w:eastAsia="en-US"/>
              </w:rPr>
              <w:t xml:space="preserve"> </w:t>
            </w:r>
            <w:r w:rsidR="00F11D08" w:rsidRPr="008C4DA1">
              <w:rPr>
                <w:rFonts w:ascii="Times New Roman" w:eastAsia="Times New Roman"/>
                <w:color w:val="000000"/>
                <w:kern w:val="0"/>
                <w:lang w:eastAsia="en-US"/>
              </w:rPr>
              <w:t>Project C</w:t>
            </w:r>
            <w:r w:rsidR="00321C9D">
              <w:rPr>
                <w:rFonts w:ascii="Times New Roman" w:eastAsia="Times New Roman"/>
                <w:color w:val="000000"/>
                <w:kern w:val="0"/>
                <w:lang w:eastAsia="en-US"/>
              </w:rPr>
              <w:t>loseout</w:t>
            </w:r>
          </w:p>
        </w:tc>
      </w:tr>
    </w:tbl>
    <w:p w14:paraId="7B9B6D26" w14:textId="77777777" w:rsidR="00BD79F5" w:rsidRDefault="00EE4170" w:rsidP="00F14494">
      <w:pPr>
        <w:pStyle w:val="Heading2"/>
      </w:pPr>
      <w:bookmarkStart w:id="110" w:name="_Toc442711675"/>
      <w:r>
        <w:t>Schedule</w:t>
      </w:r>
      <w:bookmarkEnd w:id="110"/>
    </w:p>
    <w:p w14:paraId="14B74A8F" w14:textId="77777777"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14:paraId="56B41E40" w14:textId="77777777"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14:paraId="56F94FF8" w14:textId="77777777"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14:paraId="149EBD6C" w14:textId="77777777" w:rsidTr="009446B1">
        <w:tc>
          <w:tcPr>
            <w:tcW w:w="3296" w:type="dxa"/>
          </w:tcPr>
          <w:p w14:paraId="357DCB5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14:paraId="35ED9D52"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14:paraId="77B923C9"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14:paraId="07DBAB19" w14:textId="77777777" w:rsidTr="009446B1">
        <w:tc>
          <w:tcPr>
            <w:tcW w:w="3296" w:type="dxa"/>
          </w:tcPr>
          <w:p w14:paraId="28D5A53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1"/>
            <w:r>
              <w:rPr>
                <w:rFonts w:ascii="Times New Roman" w:eastAsia="Calibri"/>
                <w:kern w:val="0"/>
                <w:sz w:val="24"/>
                <w:szCs w:val="24"/>
                <w:lang w:eastAsia="en-US"/>
              </w:rPr>
              <w:t>0002</w:t>
            </w:r>
            <w:commentRangeEnd w:id="111"/>
            <w:r w:rsidR="003E540B">
              <w:rPr>
                <w:rStyle w:val="CommentReference"/>
              </w:rPr>
              <w:commentReference w:id="111"/>
            </w:r>
            <w:r w:rsidR="00BE361F">
              <w:rPr>
                <w:rFonts w:ascii="Times New Roman" w:eastAsia="Calibri"/>
                <w:kern w:val="0"/>
                <w:sz w:val="24"/>
                <w:szCs w:val="24"/>
                <w:lang w:eastAsia="en-US"/>
              </w:rPr>
              <w:t xml:space="preserve">  BCDSS System Design</w:t>
            </w:r>
          </w:p>
        </w:tc>
        <w:tc>
          <w:tcPr>
            <w:tcW w:w="3297" w:type="dxa"/>
          </w:tcPr>
          <w:p w14:paraId="272EEAD2"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14:paraId="4DF33F99"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14:paraId="4B637731" w14:textId="77777777" w:rsidTr="009446B1">
        <w:tc>
          <w:tcPr>
            <w:tcW w:w="3296" w:type="dxa"/>
          </w:tcPr>
          <w:p w14:paraId="113FA1BF"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2"/>
            <w:r>
              <w:rPr>
                <w:rFonts w:ascii="Times New Roman" w:eastAsia="Calibri"/>
                <w:kern w:val="0"/>
                <w:sz w:val="24"/>
                <w:szCs w:val="24"/>
                <w:lang w:eastAsia="en-US"/>
              </w:rPr>
              <w:t>0002AA</w:t>
            </w:r>
            <w:commentRangeEnd w:id="112"/>
            <w:r w:rsidR="003E540B">
              <w:rPr>
                <w:rStyle w:val="CommentReference"/>
              </w:rPr>
              <w:commentReference w:id="112"/>
            </w:r>
            <w:r w:rsidR="00BE361F">
              <w:rPr>
                <w:rFonts w:ascii="Times New Roman" w:eastAsia="Calibri"/>
                <w:kern w:val="0"/>
                <w:sz w:val="24"/>
                <w:szCs w:val="24"/>
                <w:lang w:eastAsia="en-US"/>
              </w:rPr>
              <w:t xml:space="preserve"> Software Development Document</w:t>
            </w:r>
          </w:p>
        </w:tc>
        <w:tc>
          <w:tcPr>
            <w:tcW w:w="3297" w:type="dxa"/>
          </w:tcPr>
          <w:p w14:paraId="512CD0B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14:paraId="3F4EC189"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14:paraId="65CC2686" w14:textId="77777777" w:rsidTr="009446B1">
        <w:tc>
          <w:tcPr>
            <w:tcW w:w="3296" w:type="dxa"/>
          </w:tcPr>
          <w:p w14:paraId="41E06526"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3"/>
            <w:r>
              <w:rPr>
                <w:rFonts w:ascii="Times New Roman" w:eastAsia="Calibri"/>
                <w:kern w:val="0"/>
                <w:sz w:val="24"/>
                <w:szCs w:val="24"/>
                <w:lang w:eastAsia="en-US"/>
              </w:rPr>
              <w:t>0002AB</w:t>
            </w:r>
            <w:commentRangeEnd w:id="113"/>
            <w:r w:rsidR="003E540B">
              <w:rPr>
                <w:rStyle w:val="CommentReference"/>
              </w:rPr>
              <w:commentReference w:id="113"/>
            </w:r>
            <w:r w:rsidR="00BE361F">
              <w:rPr>
                <w:rFonts w:ascii="Times New Roman" w:eastAsia="Calibri"/>
                <w:kern w:val="0"/>
                <w:sz w:val="24"/>
                <w:szCs w:val="24"/>
                <w:lang w:eastAsia="en-US"/>
              </w:rPr>
              <w:t>Requirements Traceability Matrix</w:t>
            </w:r>
          </w:p>
        </w:tc>
        <w:tc>
          <w:tcPr>
            <w:tcW w:w="3297" w:type="dxa"/>
          </w:tcPr>
          <w:p w14:paraId="58952E2E"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14:paraId="6E199092"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14:paraId="46C0268C" w14:textId="77777777" w:rsidTr="009446B1">
        <w:tc>
          <w:tcPr>
            <w:tcW w:w="3296" w:type="dxa"/>
          </w:tcPr>
          <w:p w14:paraId="63EEDBB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4"/>
            <w:r>
              <w:rPr>
                <w:rFonts w:ascii="Times New Roman" w:eastAsia="Calibri"/>
                <w:kern w:val="0"/>
                <w:sz w:val="24"/>
                <w:szCs w:val="24"/>
                <w:lang w:eastAsia="en-US"/>
              </w:rPr>
              <w:t>0003</w:t>
            </w:r>
            <w:commentRangeEnd w:id="114"/>
            <w:r w:rsidR="003E540B">
              <w:rPr>
                <w:rStyle w:val="CommentReference"/>
              </w:rPr>
              <w:commentReference w:id="114"/>
            </w:r>
            <w:r w:rsidR="00BE361F">
              <w:rPr>
                <w:rFonts w:ascii="Times New Roman" w:eastAsia="Calibri"/>
                <w:kern w:val="0"/>
                <w:sz w:val="24"/>
                <w:szCs w:val="24"/>
                <w:lang w:eastAsia="en-US"/>
              </w:rPr>
              <w:t xml:space="preserve"> Develop Models</w:t>
            </w:r>
          </w:p>
        </w:tc>
        <w:tc>
          <w:tcPr>
            <w:tcW w:w="3297" w:type="dxa"/>
          </w:tcPr>
          <w:p w14:paraId="5D6ED63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14:paraId="001BD4D2"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14:paraId="767B1A55" w14:textId="77777777" w:rsidTr="009446B1">
        <w:tc>
          <w:tcPr>
            <w:tcW w:w="3296" w:type="dxa"/>
          </w:tcPr>
          <w:p w14:paraId="5493B3C8"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5"/>
            <w:r>
              <w:rPr>
                <w:rFonts w:ascii="Times New Roman" w:eastAsia="Calibri"/>
                <w:kern w:val="0"/>
                <w:sz w:val="24"/>
                <w:szCs w:val="24"/>
                <w:lang w:eastAsia="en-US"/>
              </w:rPr>
              <w:t>0003AA</w:t>
            </w:r>
            <w:commentRangeEnd w:id="115"/>
            <w:r w:rsidR="003E540B">
              <w:rPr>
                <w:rStyle w:val="CommentReference"/>
              </w:rPr>
              <w:commentReference w:id="115"/>
            </w:r>
            <w:r w:rsidR="00BE361F">
              <w:rPr>
                <w:rFonts w:ascii="Times New Roman" w:eastAsia="Calibri"/>
                <w:kern w:val="0"/>
                <w:sz w:val="24"/>
                <w:szCs w:val="24"/>
                <w:lang w:eastAsia="en-US"/>
              </w:rPr>
              <w:t xml:space="preserve"> Prediction of the Disabilities of the Ear</w:t>
            </w:r>
          </w:p>
        </w:tc>
        <w:tc>
          <w:tcPr>
            <w:tcW w:w="3297" w:type="dxa"/>
          </w:tcPr>
          <w:p w14:paraId="4164EF99"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14:paraId="5848A8A8"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14:paraId="75912CF9" w14:textId="77777777" w:rsidTr="009446B1">
        <w:tc>
          <w:tcPr>
            <w:tcW w:w="3296" w:type="dxa"/>
          </w:tcPr>
          <w:p w14:paraId="6BAE1EE5"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commentRangeStart w:id="116"/>
            <w:r>
              <w:rPr>
                <w:rFonts w:ascii="Times New Roman" w:eastAsia="Calibri"/>
                <w:kern w:val="0"/>
                <w:sz w:val="24"/>
                <w:szCs w:val="24"/>
                <w:lang w:eastAsia="en-US"/>
              </w:rPr>
              <w:t>0003AB</w:t>
            </w:r>
            <w:commentRangeEnd w:id="116"/>
            <w:r w:rsidR="003E540B">
              <w:rPr>
                <w:rStyle w:val="CommentReference"/>
              </w:rPr>
              <w:commentReference w:id="116"/>
            </w:r>
            <w:r w:rsidR="00BE361F">
              <w:rPr>
                <w:rFonts w:ascii="Times New Roman" w:eastAsia="Calibri"/>
                <w:kern w:val="0"/>
                <w:sz w:val="24"/>
                <w:szCs w:val="24"/>
                <w:lang w:eastAsia="en-US"/>
              </w:rPr>
              <w:t xml:space="preserve">  Prediction of the Disabilities of the Knee</w:t>
            </w:r>
          </w:p>
        </w:tc>
        <w:tc>
          <w:tcPr>
            <w:tcW w:w="3297" w:type="dxa"/>
          </w:tcPr>
          <w:p w14:paraId="11E42650"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14:paraId="789E8CEC"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14:paraId="5D773462" w14:textId="77777777" w:rsidR="004B1688" w:rsidRDefault="004B1688" w:rsidP="001620E2">
      <w:pPr>
        <w:widowControl/>
        <w:wordWrap/>
        <w:autoSpaceDE/>
        <w:autoSpaceDN/>
        <w:spacing w:before="120" w:after="120"/>
        <w:jc w:val="left"/>
        <w:rPr>
          <w:rFonts w:ascii="Times New Roman" w:eastAsia="Calibri"/>
          <w:kern w:val="0"/>
          <w:sz w:val="24"/>
          <w:szCs w:val="24"/>
          <w:lang w:eastAsia="en-US"/>
        </w:rPr>
      </w:pPr>
    </w:p>
    <w:p w14:paraId="41216B0B" w14:textId="77777777"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6201F3">
        <w:rPr>
          <w:rFonts w:ascii="Times New Roman" w:eastAsia="Calibri"/>
          <w:kern w:val="0"/>
          <w:sz w:val="24"/>
          <w:szCs w:val="24"/>
          <w:lang w:eastAsia="en-US"/>
        </w:rPr>
        <w:t>BCDSS</w:t>
      </w:r>
      <w:r w:rsidR="00D545A0">
        <w:rPr>
          <w:rFonts w:ascii="Times New Roman" w:eastAsia="Calibri"/>
          <w:kern w:val="0"/>
          <w:sz w:val="24"/>
          <w:szCs w:val="24"/>
          <w:lang w:eastAsia="en-US"/>
        </w:rPr>
        <w:t xml:space="preserve">S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14:paraId="3A145DDD" w14:textId="77777777" w:rsidR="005F7CB5" w:rsidRDefault="003A6C9B"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b/>
      </w:r>
    </w:p>
    <w:p w14:paraId="3A61AB19" w14:textId="77777777" w:rsidR="006D2E4E" w:rsidRDefault="00047FF0">
      <w:pPr>
        <w:widowControl/>
        <w:wordWrap/>
        <w:autoSpaceDE/>
        <w:autoSpaceDN/>
        <w:jc w:val="left"/>
        <w:rPr>
          <w:rFonts w:ascii="Times New Roman" w:eastAsia="Calibri"/>
          <w:b/>
          <w:kern w:val="0"/>
          <w:sz w:val="24"/>
          <w:szCs w:val="24"/>
          <w:lang w:eastAsia="en-US"/>
        </w:rPr>
      </w:pPr>
      <w:r>
        <w:rPr>
          <w:rFonts w:ascii="Times New Roman" w:eastAsia="Calibri"/>
          <w:b/>
          <w:kern w:val="0"/>
          <w:sz w:val="24"/>
          <w:szCs w:val="24"/>
          <w:lang w:eastAsia="en-US"/>
        </w:rPr>
        <w:object w:dxaOrig="1551" w:dyaOrig="991" w14:anchorId="7FAF3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8" o:title=""/>
          </v:shape>
          <o:OLEObject Type="Embed" ProgID="AcroExch.Document.11" ShapeID="_x0000_i1025" DrawAspect="Icon" ObjectID="_1523337255" r:id="rId29"/>
        </w:object>
      </w:r>
    </w:p>
    <w:p w14:paraId="4FEDA051" w14:textId="77777777"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6201F3">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S Modified Project Schedule to </w:t>
      </w:r>
      <w:r w:rsidR="00047FF0">
        <w:rPr>
          <w:rFonts w:ascii="Times New Roman" w:eastAsia="Calibri"/>
          <w:b/>
          <w:kern w:val="0"/>
          <w:sz w:val="24"/>
          <w:szCs w:val="24"/>
          <w:lang w:eastAsia="en-US"/>
        </w:rPr>
        <w:t>4</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25</w:t>
      </w:r>
      <w:r w:rsidR="00D545A0">
        <w:rPr>
          <w:rFonts w:ascii="Times New Roman" w:eastAsia="Calibri"/>
          <w:b/>
          <w:kern w:val="0"/>
          <w:sz w:val="24"/>
          <w:szCs w:val="24"/>
          <w:lang w:eastAsia="en-US"/>
        </w:rPr>
        <w:t>/2016</w:t>
      </w:r>
    </w:p>
    <w:p w14:paraId="6A2C3324" w14:textId="77777777" w:rsidR="000B684B" w:rsidRDefault="000B684B" w:rsidP="00F14494">
      <w:pPr>
        <w:pStyle w:val="BodyText"/>
        <w:rPr>
          <w:noProof/>
        </w:rPr>
      </w:pPr>
    </w:p>
    <w:p w14:paraId="3CB2E59D" w14:textId="77777777" w:rsidR="00BD79F5" w:rsidRPr="00DA7EEA" w:rsidRDefault="005B3120" w:rsidP="00F14494">
      <w:pPr>
        <w:pStyle w:val="Heading1"/>
      </w:pPr>
      <w:bookmarkStart w:id="117" w:name="_Toc350864945"/>
      <w:bookmarkStart w:id="118" w:name="_Toc400010511"/>
      <w:bookmarkStart w:id="119" w:name="_Toc442711676"/>
      <w:r w:rsidRPr="00DA7EEA">
        <w:rPr>
          <w:rStyle w:val="CharAttribute0"/>
          <w:rFonts w:ascii="Times New Roman" w:hAnsi="Times New Roman"/>
          <w:b/>
        </w:rPr>
        <w:t>Project Success Criteria</w:t>
      </w:r>
      <w:bookmarkEnd w:id="117"/>
      <w:bookmarkEnd w:id="118"/>
      <w:bookmarkEnd w:id="119"/>
    </w:p>
    <w:p w14:paraId="361F8357" w14:textId="77777777"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14:paraId="71FE6922" w14:textId="77777777"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14:paraId="481436F6" w14:textId="77777777"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14:paraId="4A8D4DB7" w14:textId="77777777" w:rsidR="002E1C42" w:rsidRPr="002E1C42" w:rsidRDefault="002E1C42" w:rsidP="00047FF0">
      <w:pPr>
        <w:pStyle w:val="Bullet1"/>
        <w:numPr>
          <w:ilvl w:val="0"/>
          <w:numId w:val="21"/>
        </w:numPr>
      </w:pPr>
      <w:r w:rsidRPr="002E1C42">
        <w:t>Establish and maintain the integrity of work products</w:t>
      </w:r>
    </w:p>
    <w:p w14:paraId="29EB30DC" w14:textId="77777777"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14:paraId="3EBE376C" w14:textId="77777777"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14:paraId="2260F95C" w14:textId="77777777"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14:paraId="7D4B1110" w14:textId="77777777"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14:paraId="43DAA06D" w14:textId="77777777"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14:paraId="35495B20" w14:textId="77777777"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14:paraId="5A39B92F" w14:textId="77777777"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14:paraId="738222C1" w14:textId="77777777" w:rsidR="00EE4170" w:rsidRDefault="00EE4170" w:rsidP="00F14494">
      <w:pPr>
        <w:pStyle w:val="Heading2"/>
        <w:numPr>
          <w:ilvl w:val="1"/>
          <w:numId w:val="14"/>
        </w:numPr>
      </w:pPr>
      <w:bookmarkStart w:id="120" w:name="_Toc442711677"/>
      <w:r>
        <w:t>Project Deliverables</w:t>
      </w:r>
      <w:bookmarkEnd w:id="120"/>
    </w:p>
    <w:p w14:paraId="627C286B" w14:textId="77777777"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14:paraId="502776B3" w14:textId="77777777" w:rsidR="005758D1" w:rsidRPr="00014180" w:rsidRDefault="005758D1" w:rsidP="005758D1">
      <w:pPr>
        <w:jc w:val="left"/>
        <w:rPr>
          <w:rFonts w:ascii="Times New Roman"/>
          <w:b/>
          <w:sz w:val="24"/>
          <w:szCs w:val="24"/>
        </w:rPr>
      </w:pPr>
    </w:p>
    <w:p w14:paraId="1501851A" w14:textId="77777777"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14:paraId="01D53888" w14:textId="77777777" w:rsidTr="008E56D0">
        <w:trPr>
          <w:trHeight w:val="469"/>
        </w:trPr>
        <w:tc>
          <w:tcPr>
            <w:tcW w:w="539" w:type="pct"/>
            <w:shd w:val="clear" w:color="auto" w:fill="1F497D" w:themeFill="text2"/>
            <w:tcMar>
              <w:top w:w="72" w:type="dxa"/>
              <w:left w:w="144" w:type="dxa"/>
              <w:bottom w:w="72" w:type="dxa"/>
              <w:right w:w="144" w:type="dxa"/>
            </w:tcMar>
            <w:hideMark/>
          </w:tcPr>
          <w:p w14:paraId="765BE246" w14:textId="77777777"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14:paraId="3E04A199" w14:textId="77777777"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14:paraId="52B84252" w14:textId="77777777"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14:paraId="49E0A3C7" w14:textId="77777777" w:rsidTr="008E56D0">
        <w:trPr>
          <w:trHeight w:val="704"/>
        </w:trPr>
        <w:tc>
          <w:tcPr>
            <w:tcW w:w="539" w:type="pct"/>
            <w:shd w:val="clear" w:color="auto" w:fill="FFFFFF" w:themeFill="background1"/>
            <w:tcMar>
              <w:top w:w="72" w:type="dxa"/>
              <w:left w:w="144" w:type="dxa"/>
              <w:bottom w:w="72" w:type="dxa"/>
              <w:right w:w="144" w:type="dxa"/>
            </w:tcMar>
            <w:hideMark/>
          </w:tcPr>
          <w:p w14:paraId="6BE66CB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14:paraId="01E62C0A"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14:paraId="7634279D"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14:paraId="6F2A7DBB" w14:textId="77777777" w:rsidTr="008E56D0">
        <w:trPr>
          <w:trHeight w:val="704"/>
        </w:trPr>
        <w:tc>
          <w:tcPr>
            <w:tcW w:w="539" w:type="pct"/>
            <w:shd w:val="clear" w:color="auto" w:fill="FFFFFF" w:themeFill="background1"/>
            <w:tcMar>
              <w:top w:w="72" w:type="dxa"/>
              <w:left w:w="144" w:type="dxa"/>
              <w:bottom w:w="72" w:type="dxa"/>
              <w:right w:w="144" w:type="dxa"/>
            </w:tcMar>
            <w:hideMark/>
          </w:tcPr>
          <w:p w14:paraId="49F7EFDF"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14:paraId="47BA0B0A"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14:paraId="47464DF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14:paraId="340C8C04"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4C26702F"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14:paraId="79AAA1A6"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14:paraId="220850B2" w14:textId="77777777"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14:paraId="37D34D5B"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606436A4"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14:paraId="7F910C76" w14:textId="77777777"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14:paraId="7A9817B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14:paraId="6B49E80F"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404B6F9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4" w:type="pct"/>
            <w:shd w:val="clear" w:color="auto" w:fill="FFFFFF" w:themeFill="background1"/>
            <w:tcMar>
              <w:top w:w="72" w:type="dxa"/>
              <w:left w:w="144" w:type="dxa"/>
              <w:bottom w:w="72" w:type="dxa"/>
              <w:right w:w="144" w:type="dxa"/>
            </w:tcMar>
            <w:hideMark/>
          </w:tcPr>
          <w:p w14:paraId="29055517"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14:paraId="4C9E2DA5"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14:paraId="7FA47F9F"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0D586E7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14:paraId="14930EDF"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14:paraId="68AE3E9A"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14:paraId="4D11A119"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64C0E342"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14:paraId="56DB356A"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14:paraId="329D0690"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14:paraId="176001E5"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385E0D4E"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14:paraId="0B313F48"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14:paraId="7B556DBE"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14:paraId="0FAD6FE4" w14:textId="77777777" w:rsidTr="008E56D0">
        <w:trPr>
          <w:trHeight w:val="422"/>
        </w:trPr>
        <w:tc>
          <w:tcPr>
            <w:tcW w:w="539" w:type="pct"/>
            <w:shd w:val="clear" w:color="auto" w:fill="FFFFFF" w:themeFill="background1"/>
            <w:tcMar>
              <w:top w:w="72" w:type="dxa"/>
              <w:left w:w="144" w:type="dxa"/>
              <w:bottom w:w="72" w:type="dxa"/>
              <w:right w:w="144" w:type="dxa"/>
            </w:tcMar>
          </w:tcPr>
          <w:p w14:paraId="59356902"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14:paraId="710A621E"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14:paraId="3663046C"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14:paraId="1F95FF45" w14:textId="77777777" w:rsidTr="008E56D0">
        <w:trPr>
          <w:trHeight w:val="422"/>
        </w:trPr>
        <w:tc>
          <w:tcPr>
            <w:tcW w:w="539" w:type="pct"/>
            <w:shd w:val="clear" w:color="auto" w:fill="FFFFFF" w:themeFill="background1"/>
            <w:tcMar>
              <w:top w:w="72" w:type="dxa"/>
              <w:left w:w="144" w:type="dxa"/>
              <w:bottom w:w="72" w:type="dxa"/>
              <w:right w:w="144" w:type="dxa"/>
            </w:tcMar>
          </w:tcPr>
          <w:p w14:paraId="0BAA2A57"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14:paraId="1A26FB0A" w14:textId="77777777"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14:paraId="64796148"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14:paraId="346B78F5" w14:textId="77777777" w:rsidTr="008E56D0">
        <w:trPr>
          <w:trHeight w:val="422"/>
        </w:trPr>
        <w:tc>
          <w:tcPr>
            <w:tcW w:w="539" w:type="pct"/>
            <w:shd w:val="clear" w:color="auto" w:fill="FFFFFF" w:themeFill="background1"/>
            <w:tcMar>
              <w:top w:w="72" w:type="dxa"/>
              <w:left w:w="144" w:type="dxa"/>
              <w:bottom w:w="72" w:type="dxa"/>
              <w:right w:w="144" w:type="dxa"/>
            </w:tcMar>
          </w:tcPr>
          <w:p w14:paraId="586EB40F"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14:paraId="29FE93EB"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14:paraId="267D6A80"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14:paraId="4D66131E" w14:textId="77777777" w:rsidTr="008E56D0">
        <w:trPr>
          <w:trHeight w:val="422"/>
        </w:trPr>
        <w:tc>
          <w:tcPr>
            <w:tcW w:w="539" w:type="pct"/>
            <w:shd w:val="clear" w:color="auto" w:fill="FFFFFF" w:themeFill="background1"/>
            <w:tcMar>
              <w:top w:w="72" w:type="dxa"/>
              <w:left w:w="144" w:type="dxa"/>
              <w:bottom w:w="72" w:type="dxa"/>
              <w:right w:w="144" w:type="dxa"/>
            </w:tcMar>
          </w:tcPr>
          <w:p w14:paraId="1A0C1B49"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14:paraId="5D7F6F8C"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14:paraId="7CE73841" w14:textId="77777777"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14:paraId="5FF84954" w14:textId="77777777" w:rsidR="00EE4170" w:rsidRDefault="00EE4170" w:rsidP="00EE4170">
      <w:pPr>
        <w:shd w:val="clear" w:color="auto" w:fill="FFFFFF" w:themeFill="background1"/>
      </w:pPr>
    </w:p>
    <w:p w14:paraId="5321F6C7" w14:textId="77777777" w:rsidR="00EE4170" w:rsidRDefault="00EE4170" w:rsidP="00F14494">
      <w:pPr>
        <w:pStyle w:val="Heading2"/>
      </w:pPr>
      <w:bookmarkStart w:id="121" w:name="_Toc442711678"/>
      <w:r>
        <w:t>Project Milestones</w:t>
      </w:r>
      <w:bookmarkEnd w:id="121"/>
      <w:r>
        <w:t xml:space="preserve"> </w:t>
      </w:r>
    </w:p>
    <w:p w14:paraId="59051346" w14:textId="77777777"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14:paraId="32C13C3F" w14:textId="77777777" w:rsidR="002E1C42" w:rsidRPr="00014180" w:rsidRDefault="002E1C42" w:rsidP="00EE4170">
      <w:pPr>
        <w:rPr>
          <w:rFonts w:ascii="Times New Roman" w:eastAsia="Calibri"/>
          <w:kern w:val="0"/>
          <w:sz w:val="24"/>
          <w:szCs w:val="22"/>
          <w:lang w:eastAsia="en-US"/>
        </w:rPr>
      </w:pPr>
    </w:p>
    <w:p w14:paraId="3A31123B" w14:textId="77777777"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14:paraId="004F3112" w14:textId="77777777" w:rsidTr="00F96583">
        <w:trPr>
          <w:jc w:val="center"/>
        </w:trPr>
        <w:tc>
          <w:tcPr>
            <w:tcW w:w="4842" w:type="dxa"/>
            <w:shd w:val="clear" w:color="auto" w:fill="1F497D" w:themeFill="text2"/>
            <w:vAlign w:val="center"/>
          </w:tcPr>
          <w:p w14:paraId="07953701" w14:textId="77777777"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14:paraId="026BE57A" w14:textId="77777777"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14:paraId="6E4C98F7" w14:textId="77777777" w:rsidTr="00F96583">
        <w:trPr>
          <w:jc w:val="center"/>
        </w:trPr>
        <w:tc>
          <w:tcPr>
            <w:tcW w:w="4842" w:type="dxa"/>
            <w:vAlign w:val="center"/>
          </w:tcPr>
          <w:p w14:paraId="791A3869" w14:textId="77777777" w:rsidR="00EE4170" w:rsidRPr="00DB6E6C" w:rsidRDefault="00EE4170" w:rsidP="008E56D0">
            <w:pPr>
              <w:jc w:val="left"/>
              <w:rPr>
                <w:rFonts w:ascii="Times New Roman"/>
              </w:rPr>
            </w:pPr>
            <w:r>
              <w:rPr>
                <w:rFonts w:ascii="Times New Roman"/>
              </w:rPr>
              <w:t>Project Award</w:t>
            </w:r>
          </w:p>
        </w:tc>
        <w:tc>
          <w:tcPr>
            <w:tcW w:w="3069" w:type="dxa"/>
            <w:vAlign w:val="center"/>
          </w:tcPr>
          <w:p w14:paraId="7DF2FFCF" w14:textId="77777777" w:rsidR="00EE4170" w:rsidRPr="00DB6E6C" w:rsidRDefault="00EE4170" w:rsidP="008E56D0">
            <w:pPr>
              <w:jc w:val="left"/>
              <w:rPr>
                <w:rFonts w:ascii="Times New Roman"/>
              </w:rPr>
            </w:pPr>
            <w:r>
              <w:rPr>
                <w:rFonts w:ascii="Times New Roman"/>
              </w:rPr>
              <w:t>September 28, 2015</w:t>
            </w:r>
          </w:p>
        </w:tc>
      </w:tr>
      <w:tr w:rsidR="00EE4170" w14:paraId="4902BD9A" w14:textId="77777777" w:rsidTr="00F96583">
        <w:trPr>
          <w:jc w:val="center"/>
        </w:trPr>
        <w:tc>
          <w:tcPr>
            <w:tcW w:w="4842" w:type="dxa"/>
            <w:vAlign w:val="center"/>
          </w:tcPr>
          <w:p w14:paraId="0B9523CF" w14:textId="77777777" w:rsidR="00EE4170" w:rsidRPr="00DB6E6C" w:rsidRDefault="00EE4170" w:rsidP="008E56D0">
            <w:pPr>
              <w:jc w:val="left"/>
              <w:rPr>
                <w:rFonts w:ascii="Times New Roman"/>
              </w:rPr>
            </w:pPr>
            <w:r>
              <w:rPr>
                <w:rFonts w:ascii="Times New Roman"/>
              </w:rPr>
              <w:t>Kick-Off Meeting</w:t>
            </w:r>
          </w:p>
        </w:tc>
        <w:tc>
          <w:tcPr>
            <w:tcW w:w="3069" w:type="dxa"/>
            <w:vAlign w:val="center"/>
          </w:tcPr>
          <w:p w14:paraId="738B7B36" w14:textId="77777777" w:rsidR="00EE4170" w:rsidRPr="00DB6E6C" w:rsidRDefault="00EE4170" w:rsidP="008E56D0">
            <w:pPr>
              <w:jc w:val="left"/>
              <w:rPr>
                <w:rFonts w:ascii="Times New Roman"/>
              </w:rPr>
            </w:pPr>
            <w:r>
              <w:rPr>
                <w:rFonts w:ascii="Times New Roman"/>
              </w:rPr>
              <w:t>October 5, 2015</w:t>
            </w:r>
          </w:p>
        </w:tc>
      </w:tr>
      <w:tr w:rsidR="00EE4170" w14:paraId="0FFAA4C4" w14:textId="77777777" w:rsidTr="00F96583">
        <w:trPr>
          <w:jc w:val="center"/>
        </w:trPr>
        <w:tc>
          <w:tcPr>
            <w:tcW w:w="4842" w:type="dxa"/>
            <w:vAlign w:val="center"/>
          </w:tcPr>
          <w:p w14:paraId="0930A7DF" w14:textId="77777777" w:rsidR="00EE4170" w:rsidRDefault="00EE4170" w:rsidP="008E56D0">
            <w:pPr>
              <w:jc w:val="left"/>
              <w:rPr>
                <w:rFonts w:ascii="Times New Roman"/>
              </w:rPr>
            </w:pPr>
            <w:r>
              <w:rPr>
                <w:rFonts w:ascii="Times New Roman"/>
              </w:rPr>
              <w:t>Contractor Project Management Plan</w:t>
            </w:r>
          </w:p>
        </w:tc>
        <w:tc>
          <w:tcPr>
            <w:tcW w:w="3069" w:type="dxa"/>
            <w:vAlign w:val="center"/>
          </w:tcPr>
          <w:p w14:paraId="2AA4D135" w14:textId="77777777" w:rsidR="00EE4170" w:rsidRDefault="00EE4170" w:rsidP="008E56D0">
            <w:pPr>
              <w:jc w:val="left"/>
              <w:rPr>
                <w:rFonts w:ascii="Times New Roman"/>
              </w:rPr>
            </w:pPr>
            <w:r>
              <w:rPr>
                <w:rFonts w:ascii="Times New Roman"/>
              </w:rPr>
              <w:t>October 27, 2015</w:t>
            </w:r>
          </w:p>
        </w:tc>
      </w:tr>
      <w:tr w:rsidR="00F96583" w14:paraId="0EC4BFC2" w14:textId="77777777" w:rsidTr="00F96583">
        <w:trPr>
          <w:jc w:val="center"/>
        </w:trPr>
        <w:tc>
          <w:tcPr>
            <w:tcW w:w="4842" w:type="dxa"/>
          </w:tcPr>
          <w:p w14:paraId="1D8FA3C2" w14:textId="77777777"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14:paraId="2A8A17EE" w14:textId="77777777"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14:paraId="2A70DABE" w14:textId="77777777" w:rsidTr="00F96583">
        <w:trPr>
          <w:jc w:val="center"/>
        </w:trPr>
        <w:tc>
          <w:tcPr>
            <w:tcW w:w="4842" w:type="dxa"/>
          </w:tcPr>
          <w:p w14:paraId="2CFD3518" w14:textId="77777777"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14:paraId="08EA955E" w14:textId="77777777"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14:paraId="085C65BE" w14:textId="77777777" w:rsidTr="00F96583">
        <w:trPr>
          <w:jc w:val="center"/>
        </w:trPr>
        <w:tc>
          <w:tcPr>
            <w:tcW w:w="4842" w:type="dxa"/>
          </w:tcPr>
          <w:p w14:paraId="46846937" w14:textId="77777777"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14:paraId="60C533AD" w14:textId="77777777"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14:paraId="076CD121" w14:textId="77777777" w:rsidTr="00F96583">
        <w:trPr>
          <w:jc w:val="center"/>
        </w:trPr>
        <w:tc>
          <w:tcPr>
            <w:tcW w:w="4842" w:type="dxa"/>
          </w:tcPr>
          <w:p w14:paraId="5BB7E118" w14:textId="77777777"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14:paraId="384342F7" w14:textId="77777777"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14:paraId="6D6A9016" w14:textId="77777777" w:rsidTr="00F96583">
        <w:trPr>
          <w:jc w:val="center"/>
        </w:trPr>
        <w:tc>
          <w:tcPr>
            <w:tcW w:w="4842" w:type="dxa"/>
          </w:tcPr>
          <w:p w14:paraId="749F98D4" w14:textId="77777777"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14:paraId="29B705E9" w14:textId="77777777"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14:paraId="55CE382A" w14:textId="77777777" w:rsidTr="00F96583">
        <w:trPr>
          <w:jc w:val="center"/>
        </w:trPr>
        <w:tc>
          <w:tcPr>
            <w:tcW w:w="4842" w:type="dxa"/>
          </w:tcPr>
          <w:p w14:paraId="2C269108" w14:textId="77777777"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14:paraId="5E96AF41" w14:textId="77777777"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14:paraId="5D8804F8" w14:textId="77777777" w:rsidTr="00F96583">
        <w:trPr>
          <w:jc w:val="center"/>
        </w:trPr>
        <w:tc>
          <w:tcPr>
            <w:tcW w:w="4842" w:type="dxa"/>
          </w:tcPr>
          <w:p w14:paraId="634D7E25" w14:textId="77777777"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14:paraId="2EED37F2" w14:textId="77777777"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14:paraId="098CC9D8" w14:textId="77777777" w:rsidTr="00F96583">
        <w:trPr>
          <w:jc w:val="center"/>
        </w:trPr>
        <w:tc>
          <w:tcPr>
            <w:tcW w:w="4842" w:type="dxa"/>
          </w:tcPr>
          <w:p w14:paraId="463397ED" w14:textId="77777777"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14:paraId="44584646" w14:textId="77777777" w:rsidR="00310938" w:rsidRDefault="00310938" w:rsidP="008E56D0">
            <w:pPr>
              <w:jc w:val="left"/>
              <w:rPr>
                <w:rFonts w:ascii="Times New Roman"/>
              </w:rPr>
            </w:pPr>
            <w:r>
              <w:rPr>
                <w:rFonts w:ascii="Times New Roman"/>
              </w:rPr>
              <w:t>August 23, 2017</w:t>
            </w:r>
          </w:p>
        </w:tc>
      </w:tr>
    </w:tbl>
    <w:p w14:paraId="792811D9" w14:textId="77777777" w:rsidR="00BD79F5" w:rsidRPr="00DA7EEA" w:rsidRDefault="005B3120" w:rsidP="00F14494">
      <w:pPr>
        <w:pStyle w:val="Heading1"/>
      </w:pPr>
      <w:bookmarkStart w:id="122" w:name="_Toc350864946"/>
      <w:bookmarkStart w:id="123" w:name="_Toc400010512"/>
      <w:bookmarkStart w:id="124" w:name="_Toc442711679"/>
      <w:r w:rsidRPr="00DA7EEA">
        <w:rPr>
          <w:rStyle w:val="CharAttribute0"/>
          <w:rFonts w:ascii="Times New Roman" w:hAnsi="Times New Roman"/>
          <w:b/>
        </w:rPr>
        <w:t>Communication M</w:t>
      </w:r>
      <w:r w:rsidR="006B236A">
        <w:rPr>
          <w:rStyle w:val="CharAttribute0"/>
          <w:rFonts w:ascii="Times New Roman" w:hAnsi="Times New Roman"/>
          <w:b/>
        </w:rPr>
        <w:t>atrix</w:t>
      </w:r>
      <w:bookmarkEnd w:id="122"/>
      <w:bookmarkEnd w:id="123"/>
      <w:bookmarkEnd w:id="124"/>
    </w:p>
    <w:p w14:paraId="11419C62" w14:textId="77777777" w:rsidR="00620654" w:rsidRDefault="006B236A" w:rsidP="00F14494">
      <w:pPr>
        <w:pStyle w:val="BodyText"/>
      </w:pPr>
      <w:bookmarkStart w:id="125" w:name="ColumnTitle_03"/>
      <w:bookmarkStart w:id="126" w:name="_Toc350864947"/>
      <w:bookmarkEnd w:id="125"/>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14:paraId="1D191A78" w14:textId="77777777"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14:paraId="393BD8AD" w14:textId="77777777" w:rsidTr="00BE06D1">
        <w:tc>
          <w:tcPr>
            <w:tcW w:w="1915" w:type="dxa"/>
            <w:shd w:val="clear" w:color="auto" w:fill="1F497D" w:themeFill="text2"/>
            <w:vAlign w:val="center"/>
          </w:tcPr>
          <w:p w14:paraId="67193047" w14:textId="77777777" w:rsidR="00BE06D1" w:rsidRPr="00014180" w:rsidRDefault="00BE06D1" w:rsidP="00F14494">
            <w:pPr>
              <w:pStyle w:val="BodyText"/>
              <w:rPr>
                <w:rFonts w:eastAsia="Calibri"/>
              </w:rPr>
            </w:pPr>
            <w:r w:rsidRPr="00014180">
              <w:t>Communication Item</w:t>
            </w:r>
          </w:p>
        </w:tc>
        <w:tc>
          <w:tcPr>
            <w:tcW w:w="1915" w:type="dxa"/>
            <w:shd w:val="clear" w:color="auto" w:fill="1F497D" w:themeFill="text2"/>
            <w:vAlign w:val="center"/>
          </w:tcPr>
          <w:p w14:paraId="4C5E06F5" w14:textId="77777777" w:rsidR="00BE06D1" w:rsidRPr="00014180" w:rsidRDefault="00BE06D1" w:rsidP="00F14494">
            <w:pPr>
              <w:pStyle w:val="BodyText"/>
              <w:rPr>
                <w:rFonts w:eastAsia="Calibri"/>
              </w:rPr>
            </w:pPr>
            <w:r w:rsidRPr="00014180">
              <w:t>Delivered To</w:t>
            </w:r>
          </w:p>
        </w:tc>
        <w:tc>
          <w:tcPr>
            <w:tcW w:w="1915" w:type="dxa"/>
            <w:shd w:val="clear" w:color="auto" w:fill="1F497D" w:themeFill="text2"/>
            <w:vAlign w:val="center"/>
          </w:tcPr>
          <w:p w14:paraId="4E3DC5D0" w14:textId="77777777" w:rsidR="00BE06D1" w:rsidRPr="00014180" w:rsidRDefault="00BE06D1" w:rsidP="00F14494">
            <w:pPr>
              <w:pStyle w:val="BodyText"/>
              <w:rPr>
                <w:rFonts w:eastAsia="Calibri"/>
              </w:rPr>
            </w:pPr>
            <w:r w:rsidRPr="00014180">
              <w:t>Media</w:t>
            </w:r>
          </w:p>
        </w:tc>
        <w:tc>
          <w:tcPr>
            <w:tcW w:w="1915" w:type="dxa"/>
            <w:shd w:val="clear" w:color="auto" w:fill="1F497D" w:themeFill="text2"/>
            <w:vAlign w:val="center"/>
          </w:tcPr>
          <w:p w14:paraId="32DA8A1D" w14:textId="77777777" w:rsidR="00BE06D1" w:rsidRPr="00014180" w:rsidRDefault="00BE06D1" w:rsidP="00F14494">
            <w:pPr>
              <w:pStyle w:val="BodyText"/>
            </w:pPr>
            <w:r w:rsidRPr="00014180">
              <w:t>Frequency</w:t>
            </w:r>
          </w:p>
        </w:tc>
        <w:tc>
          <w:tcPr>
            <w:tcW w:w="1916" w:type="dxa"/>
            <w:shd w:val="clear" w:color="auto" w:fill="1F497D" w:themeFill="text2"/>
            <w:vAlign w:val="center"/>
          </w:tcPr>
          <w:p w14:paraId="04F1544E" w14:textId="77777777" w:rsidR="00BE06D1" w:rsidRPr="00014180" w:rsidRDefault="00BE06D1" w:rsidP="00F14494">
            <w:pPr>
              <w:pStyle w:val="BodyText"/>
              <w:rPr>
                <w:rFonts w:eastAsia="Calibri"/>
              </w:rPr>
            </w:pPr>
            <w:r w:rsidRPr="00014180">
              <w:t>Provider</w:t>
            </w:r>
          </w:p>
        </w:tc>
      </w:tr>
      <w:tr w:rsidR="00BE06D1" w:rsidRPr="00014180" w14:paraId="01739851" w14:textId="77777777" w:rsidTr="00E109E9">
        <w:tc>
          <w:tcPr>
            <w:tcW w:w="1915" w:type="dxa"/>
            <w:vAlign w:val="center"/>
          </w:tcPr>
          <w:p w14:paraId="47F4425C" w14:textId="77777777" w:rsidR="00BE06D1" w:rsidRPr="00014180" w:rsidRDefault="00BE06D1" w:rsidP="00F14494">
            <w:pPr>
              <w:pStyle w:val="BodyText"/>
            </w:pPr>
            <w:r w:rsidRPr="00014180">
              <w:t>CPMP Updates</w:t>
            </w:r>
          </w:p>
        </w:tc>
        <w:tc>
          <w:tcPr>
            <w:tcW w:w="1915" w:type="dxa"/>
            <w:vAlign w:val="center"/>
          </w:tcPr>
          <w:p w14:paraId="00A29147" w14:textId="77777777" w:rsidR="00BE06D1" w:rsidRPr="00014180" w:rsidRDefault="00BE06D1" w:rsidP="00F14494">
            <w:pPr>
              <w:pStyle w:val="BodyText"/>
            </w:pPr>
            <w:r w:rsidRPr="00014180">
              <w:t>VA PM/COR &amp; CO</w:t>
            </w:r>
          </w:p>
        </w:tc>
        <w:tc>
          <w:tcPr>
            <w:tcW w:w="1915" w:type="dxa"/>
            <w:vAlign w:val="center"/>
          </w:tcPr>
          <w:p w14:paraId="77ABF9B3" w14:textId="77777777" w:rsidR="00BE06D1" w:rsidRPr="00014180" w:rsidRDefault="00BE06D1" w:rsidP="00F14494">
            <w:pPr>
              <w:pStyle w:val="BodyText"/>
            </w:pPr>
            <w:r w:rsidRPr="00014180">
              <w:t>Document</w:t>
            </w:r>
          </w:p>
        </w:tc>
        <w:tc>
          <w:tcPr>
            <w:tcW w:w="1915" w:type="dxa"/>
            <w:vAlign w:val="center"/>
          </w:tcPr>
          <w:p w14:paraId="1B974EFA" w14:textId="77777777" w:rsidR="00BE06D1" w:rsidRPr="00014180" w:rsidRDefault="00BE06D1" w:rsidP="00F14494">
            <w:pPr>
              <w:pStyle w:val="BodyText"/>
              <w:rPr>
                <w:rFonts w:eastAsia="Calibri"/>
              </w:rPr>
            </w:pPr>
            <w:r w:rsidRPr="00014180">
              <w:t>Monthly</w:t>
            </w:r>
          </w:p>
        </w:tc>
        <w:tc>
          <w:tcPr>
            <w:tcW w:w="1916" w:type="dxa"/>
            <w:vAlign w:val="center"/>
          </w:tcPr>
          <w:p w14:paraId="16BD9115" w14:textId="77777777" w:rsidR="00BE06D1" w:rsidRPr="00014180" w:rsidRDefault="00BE06D1" w:rsidP="00F14494">
            <w:pPr>
              <w:pStyle w:val="BodyText"/>
            </w:pPr>
            <w:r w:rsidRPr="00014180">
              <w:t>Project Manager</w:t>
            </w:r>
          </w:p>
        </w:tc>
      </w:tr>
      <w:tr w:rsidR="00BE06D1" w:rsidRPr="00014180" w14:paraId="2A666597" w14:textId="77777777" w:rsidTr="00E109E9">
        <w:tc>
          <w:tcPr>
            <w:tcW w:w="1915" w:type="dxa"/>
            <w:vAlign w:val="center"/>
          </w:tcPr>
          <w:p w14:paraId="4AA70C0E" w14:textId="77777777" w:rsidR="00BE06D1" w:rsidRPr="00014180" w:rsidRDefault="006201F3" w:rsidP="00F14494">
            <w:pPr>
              <w:pStyle w:val="BodyText"/>
            </w:pPr>
            <w:r>
              <w:t>BCDSS</w:t>
            </w:r>
            <w:r w:rsidR="004D43F4">
              <w:t>S SDD</w:t>
            </w:r>
          </w:p>
        </w:tc>
        <w:tc>
          <w:tcPr>
            <w:tcW w:w="1915" w:type="dxa"/>
            <w:vAlign w:val="center"/>
          </w:tcPr>
          <w:p w14:paraId="05864A82" w14:textId="77777777" w:rsidR="00BE06D1" w:rsidRPr="00014180" w:rsidRDefault="00BE06D1" w:rsidP="00F14494">
            <w:pPr>
              <w:pStyle w:val="BodyText"/>
            </w:pPr>
            <w:r w:rsidRPr="00014180">
              <w:t>VA PM/COR &amp; CO</w:t>
            </w:r>
          </w:p>
        </w:tc>
        <w:tc>
          <w:tcPr>
            <w:tcW w:w="1915" w:type="dxa"/>
            <w:vAlign w:val="center"/>
          </w:tcPr>
          <w:p w14:paraId="0BE51EDE" w14:textId="77777777" w:rsidR="00BE06D1" w:rsidRPr="00014180" w:rsidRDefault="00BE06D1" w:rsidP="00F14494">
            <w:pPr>
              <w:pStyle w:val="BodyText"/>
            </w:pPr>
            <w:r w:rsidRPr="00014180">
              <w:t>Document</w:t>
            </w:r>
          </w:p>
        </w:tc>
        <w:tc>
          <w:tcPr>
            <w:tcW w:w="1915" w:type="dxa"/>
            <w:vAlign w:val="center"/>
          </w:tcPr>
          <w:p w14:paraId="6FDDE29E" w14:textId="77777777" w:rsidR="00BE06D1" w:rsidRPr="00014180" w:rsidRDefault="00BE06D1" w:rsidP="00F14494">
            <w:pPr>
              <w:pStyle w:val="BodyText"/>
              <w:rPr>
                <w:rFonts w:eastAsia="Calibri"/>
              </w:rPr>
            </w:pPr>
            <w:r w:rsidRPr="00014180">
              <w:t>Monthly</w:t>
            </w:r>
          </w:p>
        </w:tc>
        <w:tc>
          <w:tcPr>
            <w:tcW w:w="1916" w:type="dxa"/>
            <w:vAlign w:val="center"/>
          </w:tcPr>
          <w:p w14:paraId="2E4BBB8A" w14:textId="77777777" w:rsidR="00BE06D1" w:rsidRPr="00014180" w:rsidRDefault="00BE06D1" w:rsidP="00F14494">
            <w:pPr>
              <w:pStyle w:val="BodyText"/>
            </w:pPr>
            <w:r w:rsidRPr="00014180">
              <w:t>Project Manager</w:t>
            </w:r>
          </w:p>
        </w:tc>
      </w:tr>
      <w:tr w:rsidR="004D43F4" w:rsidRPr="00014180" w14:paraId="4110B299" w14:textId="77777777" w:rsidTr="00E109E9">
        <w:tc>
          <w:tcPr>
            <w:tcW w:w="1915" w:type="dxa"/>
            <w:vAlign w:val="center"/>
          </w:tcPr>
          <w:p w14:paraId="35541E22" w14:textId="77777777" w:rsidR="004D43F4" w:rsidRDefault="006201F3" w:rsidP="00F14494">
            <w:pPr>
              <w:pStyle w:val="BodyText"/>
            </w:pPr>
            <w:r>
              <w:t>BCDSS</w:t>
            </w:r>
            <w:r w:rsidR="004D43F4">
              <w:t>S RTM</w:t>
            </w:r>
          </w:p>
        </w:tc>
        <w:tc>
          <w:tcPr>
            <w:tcW w:w="1915" w:type="dxa"/>
            <w:vAlign w:val="center"/>
          </w:tcPr>
          <w:p w14:paraId="7714D4BE" w14:textId="77777777" w:rsidR="004D43F4" w:rsidRPr="00014180" w:rsidRDefault="004D43F4" w:rsidP="00F14494">
            <w:pPr>
              <w:pStyle w:val="BodyText"/>
            </w:pPr>
            <w:r>
              <w:t>VA PM/ COR &amp; CO</w:t>
            </w:r>
          </w:p>
        </w:tc>
        <w:tc>
          <w:tcPr>
            <w:tcW w:w="1915" w:type="dxa"/>
            <w:vAlign w:val="center"/>
          </w:tcPr>
          <w:p w14:paraId="7532676B" w14:textId="77777777" w:rsidR="004D43F4" w:rsidRPr="00014180" w:rsidRDefault="004D43F4" w:rsidP="00F14494">
            <w:pPr>
              <w:pStyle w:val="BodyText"/>
            </w:pPr>
            <w:r>
              <w:t>Document</w:t>
            </w:r>
          </w:p>
        </w:tc>
        <w:tc>
          <w:tcPr>
            <w:tcW w:w="1915" w:type="dxa"/>
            <w:vAlign w:val="center"/>
          </w:tcPr>
          <w:p w14:paraId="29B67161" w14:textId="77777777" w:rsidR="004D43F4" w:rsidRPr="00014180" w:rsidRDefault="00733E1D" w:rsidP="00F14494">
            <w:pPr>
              <w:pStyle w:val="BodyText"/>
            </w:pPr>
            <w:r>
              <w:t>Coincides with above SDD</w:t>
            </w:r>
          </w:p>
        </w:tc>
        <w:tc>
          <w:tcPr>
            <w:tcW w:w="1916" w:type="dxa"/>
            <w:vAlign w:val="center"/>
          </w:tcPr>
          <w:p w14:paraId="5728534E" w14:textId="77777777" w:rsidR="004D43F4" w:rsidRPr="00014180" w:rsidRDefault="00733E1D" w:rsidP="00F14494">
            <w:pPr>
              <w:pStyle w:val="BodyText"/>
            </w:pPr>
            <w:r>
              <w:t>Project Manager</w:t>
            </w:r>
          </w:p>
        </w:tc>
      </w:tr>
      <w:tr w:rsidR="00BE06D1" w:rsidRPr="00014180" w14:paraId="0F9A9278" w14:textId="77777777" w:rsidTr="00E109E9">
        <w:tc>
          <w:tcPr>
            <w:tcW w:w="1915" w:type="dxa"/>
            <w:vAlign w:val="center"/>
          </w:tcPr>
          <w:p w14:paraId="38A07A90" w14:textId="77777777" w:rsidR="00BE06D1" w:rsidRPr="00014180" w:rsidRDefault="00BE06D1" w:rsidP="00F14494">
            <w:pPr>
              <w:pStyle w:val="BodyText"/>
            </w:pPr>
            <w:r w:rsidRPr="00014180">
              <w:t>Model Rating Pilot Report</w:t>
            </w:r>
          </w:p>
        </w:tc>
        <w:tc>
          <w:tcPr>
            <w:tcW w:w="1915" w:type="dxa"/>
            <w:vAlign w:val="center"/>
          </w:tcPr>
          <w:p w14:paraId="7F8ABE20" w14:textId="77777777" w:rsidR="00BE06D1" w:rsidRPr="00014180" w:rsidRDefault="00BE06D1" w:rsidP="00F14494">
            <w:pPr>
              <w:pStyle w:val="BodyText"/>
            </w:pPr>
            <w:r w:rsidRPr="00014180">
              <w:t>VA PM/COR &amp; CO</w:t>
            </w:r>
          </w:p>
        </w:tc>
        <w:tc>
          <w:tcPr>
            <w:tcW w:w="1915" w:type="dxa"/>
            <w:vAlign w:val="center"/>
          </w:tcPr>
          <w:p w14:paraId="08ACCD56" w14:textId="77777777" w:rsidR="00BE06D1" w:rsidRPr="00014180" w:rsidRDefault="00BE06D1" w:rsidP="00F14494">
            <w:pPr>
              <w:pStyle w:val="BodyText"/>
            </w:pPr>
            <w:r w:rsidRPr="00014180">
              <w:t>Document</w:t>
            </w:r>
          </w:p>
        </w:tc>
        <w:tc>
          <w:tcPr>
            <w:tcW w:w="1915" w:type="dxa"/>
            <w:vAlign w:val="center"/>
          </w:tcPr>
          <w:p w14:paraId="684E0B85" w14:textId="77777777" w:rsidR="00BE06D1" w:rsidRPr="00014180" w:rsidRDefault="00BE06D1" w:rsidP="00F14494">
            <w:pPr>
              <w:pStyle w:val="BodyText"/>
            </w:pPr>
            <w:r w:rsidRPr="00014180">
              <w:t>On-time</w:t>
            </w:r>
          </w:p>
        </w:tc>
        <w:tc>
          <w:tcPr>
            <w:tcW w:w="1916" w:type="dxa"/>
            <w:vAlign w:val="center"/>
          </w:tcPr>
          <w:p w14:paraId="151CDEC3" w14:textId="77777777" w:rsidR="00BE06D1" w:rsidRPr="00014180" w:rsidRDefault="00BE06D1" w:rsidP="00F14494">
            <w:pPr>
              <w:pStyle w:val="BodyText"/>
            </w:pPr>
            <w:r w:rsidRPr="00014180">
              <w:t>Project Manager</w:t>
            </w:r>
          </w:p>
        </w:tc>
      </w:tr>
    </w:tbl>
    <w:p w14:paraId="37F1BED7" w14:textId="77777777" w:rsidR="00BE06D1" w:rsidRDefault="00BE06D1" w:rsidP="00F14494">
      <w:pPr>
        <w:pStyle w:val="BodyText"/>
      </w:pPr>
    </w:p>
    <w:p w14:paraId="50330F41" w14:textId="77777777" w:rsidR="0029452A" w:rsidRPr="00620654" w:rsidRDefault="00BE06D1" w:rsidP="00F14494">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14:paraId="0C6486E6" w14:textId="77777777" w:rsidTr="00B32147">
        <w:trPr>
          <w:trHeight w:val="300"/>
        </w:trPr>
        <w:tc>
          <w:tcPr>
            <w:tcW w:w="2140" w:type="dxa"/>
            <w:noWrap/>
            <w:hideMark/>
          </w:tcPr>
          <w:p w14:paraId="51DCFF96" w14:textId="77777777" w:rsidR="0029452A" w:rsidRPr="00B32147" w:rsidRDefault="0029452A" w:rsidP="00F14494">
            <w:pPr>
              <w:pStyle w:val="BodyText"/>
            </w:pPr>
            <w:r w:rsidRPr="00B32147">
              <w:t>Name</w:t>
            </w:r>
          </w:p>
        </w:tc>
        <w:tc>
          <w:tcPr>
            <w:tcW w:w="2020" w:type="dxa"/>
            <w:noWrap/>
            <w:hideMark/>
          </w:tcPr>
          <w:p w14:paraId="26460891" w14:textId="77777777" w:rsidR="0029452A" w:rsidRPr="00B32147" w:rsidRDefault="0029452A" w:rsidP="00F14494">
            <w:pPr>
              <w:pStyle w:val="BodyText"/>
            </w:pPr>
            <w:r w:rsidRPr="00B32147">
              <w:t>Group</w:t>
            </w:r>
          </w:p>
        </w:tc>
        <w:tc>
          <w:tcPr>
            <w:tcW w:w="3820" w:type="dxa"/>
            <w:noWrap/>
            <w:hideMark/>
          </w:tcPr>
          <w:p w14:paraId="67C36BCE" w14:textId="77777777" w:rsidR="0029452A" w:rsidRPr="00B32147" w:rsidRDefault="0029452A" w:rsidP="00F14494">
            <w:pPr>
              <w:pStyle w:val="BodyText"/>
            </w:pPr>
            <w:r w:rsidRPr="00B32147">
              <w:t>Email</w:t>
            </w:r>
          </w:p>
        </w:tc>
        <w:tc>
          <w:tcPr>
            <w:tcW w:w="1520" w:type="dxa"/>
            <w:noWrap/>
            <w:hideMark/>
          </w:tcPr>
          <w:p w14:paraId="4F0BA277" w14:textId="77777777" w:rsidR="0029452A" w:rsidRPr="00B32147" w:rsidRDefault="0029452A" w:rsidP="00F14494">
            <w:pPr>
              <w:pStyle w:val="BodyText"/>
            </w:pPr>
            <w:r w:rsidRPr="00B32147">
              <w:t>Office Phone</w:t>
            </w:r>
          </w:p>
        </w:tc>
      </w:tr>
      <w:tr w:rsidR="0029452A" w:rsidRPr="00014180" w14:paraId="33BE7E62" w14:textId="77777777" w:rsidTr="00B32147">
        <w:trPr>
          <w:trHeight w:val="300"/>
        </w:trPr>
        <w:tc>
          <w:tcPr>
            <w:tcW w:w="2140" w:type="dxa"/>
            <w:noWrap/>
            <w:hideMark/>
          </w:tcPr>
          <w:p w14:paraId="0797ECF7"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14:paraId="6A6A772D"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14:paraId="116AE313" w14:textId="77777777" w:rsidR="0029452A" w:rsidRPr="00014180" w:rsidRDefault="00DC6EDF" w:rsidP="0029452A">
            <w:pPr>
              <w:widowControl/>
              <w:wordWrap/>
              <w:autoSpaceDE/>
              <w:autoSpaceDN/>
              <w:jc w:val="left"/>
              <w:rPr>
                <w:rFonts w:ascii="Times New Roman" w:eastAsia="Times New Roman"/>
                <w:color w:val="0000FF"/>
                <w:kern w:val="0"/>
                <w:u w:val="single"/>
                <w:lang w:eastAsia="en-US"/>
              </w:rPr>
            </w:pPr>
            <w:hyperlink r:id="rId30"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14:paraId="4C960EB1"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14:paraId="2FDA840B" w14:textId="77777777" w:rsidTr="00B32147">
        <w:trPr>
          <w:trHeight w:val="300"/>
        </w:trPr>
        <w:tc>
          <w:tcPr>
            <w:tcW w:w="2140" w:type="dxa"/>
            <w:noWrap/>
            <w:hideMark/>
          </w:tcPr>
          <w:p w14:paraId="2E034687" w14:textId="77777777"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14:paraId="4EB5631D"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14:paraId="1FA8209C" w14:textId="77777777" w:rsidR="0029452A" w:rsidRPr="00014180" w:rsidRDefault="00DC6EDF" w:rsidP="0029452A">
            <w:pPr>
              <w:widowControl/>
              <w:wordWrap/>
              <w:autoSpaceDE/>
              <w:autoSpaceDN/>
              <w:jc w:val="left"/>
              <w:rPr>
                <w:rFonts w:ascii="Times New Roman" w:eastAsia="Times New Roman"/>
                <w:color w:val="0000FF"/>
                <w:kern w:val="0"/>
                <w:u w:val="single"/>
                <w:lang w:eastAsia="en-US"/>
              </w:rPr>
            </w:pPr>
            <w:hyperlink r:id="rId31"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14:paraId="0FF7C8AE"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29452A" w:rsidRPr="00014180" w14:paraId="75E5DDED" w14:textId="77777777" w:rsidTr="00B32147">
        <w:trPr>
          <w:trHeight w:val="300"/>
        </w:trPr>
        <w:tc>
          <w:tcPr>
            <w:tcW w:w="2140" w:type="dxa"/>
            <w:noWrap/>
            <w:hideMark/>
          </w:tcPr>
          <w:p w14:paraId="6D0862C0"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Brian Stevenson</w:t>
            </w:r>
          </w:p>
        </w:tc>
        <w:tc>
          <w:tcPr>
            <w:tcW w:w="2020" w:type="dxa"/>
            <w:noWrap/>
            <w:hideMark/>
          </w:tcPr>
          <w:p w14:paraId="75C147E6"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hideMark/>
          </w:tcPr>
          <w:p w14:paraId="12F02EFB" w14:textId="77777777" w:rsidR="0029452A" w:rsidRPr="00014180" w:rsidRDefault="00DC6EDF" w:rsidP="0029452A">
            <w:pPr>
              <w:widowControl/>
              <w:wordWrap/>
              <w:autoSpaceDE/>
              <w:autoSpaceDN/>
              <w:jc w:val="left"/>
              <w:rPr>
                <w:rFonts w:ascii="Times New Roman" w:eastAsia="Times New Roman"/>
                <w:color w:val="0000FF"/>
                <w:kern w:val="0"/>
                <w:u w:val="single"/>
                <w:lang w:eastAsia="en-US"/>
              </w:rPr>
            </w:pPr>
            <w:hyperlink r:id="rId32" w:history="1">
              <w:r w:rsidR="0029452A" w:rsidRPr="00014180">
                <w:rPr>
                  <w:rFonts w:ascii="Times New Roman" w:eastAsia="Times New Roman"/>
                  <w:color w:val="0000FF"/>
                  <w:kern w:val="0"/>
                  <w:u w:val="single"/>
                  <w:lang w:eastAsia="en-US"/>
                </w:rPr>
                <w:t>Brian.stevenson@va.gov</w:t>
              </w:r>
            </w:hyperlink>
          </w:p>
        </w:tc>
        <w:tc>
          <w:tcPr>
            <w:tcW w:w="1520" w:type="dxa"/>
            <w:noWrap/>
            <w:hideMark/>
          </w:tcPr>
          <w:p w14:paraId="2347005E"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202-904-0810</w:t>
            </w:r>
          </w:p>
        </w:tc>
      </w:tr>
      <w:tr w:rsidR="0029452A" w:rsidRPr="00014180" w14:paraId="157641FB" w14:textId="77777777" w:rsidTr="00B32147">
        <w:trPr>
          <w:trHeight w:val="300"/>
        </w:trPr>
        <w:tc>
          <w:tcPr>
            <w:tcW w:w="2140" w:type="dxa"/>
            <w:noWrap/>
            <w:hideMark/>
          </w:tcPr>
          <w:p w14:paraId="0E7FCDC1"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14:paraId="580513F1"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14:paraId="55DAF28B" w14:textId="77777777" w:rsidR="0029452A" w:rsidRPr="00014180" w:rsidRDefault="00DC6EDF" w:rsidP="0029452A">
            <w:pPr>
              <w:widowControl/>
              <w:wordWrap/>
              <w:autoSpaceDE/>
              <w:autoSpaceDN/>
              <w:jc w:val="left"/>
              <w:rPr>
                <w:rFonts w:ascii="Times New Roman" w:eastAsia="Times New Roman"/>
                <w:color w:val="0000FF"/>
                <w:kern w:val="0"/>
                <w:u w:val="single"/>
                <w:lang w:eastAsia="en-US"/>
              </w:rPr>
            </w:pPr>
            <w:hyperlink r:id="rId33" w:history="1">
              <w:r w:rsidR="0029452A" w:rsidRPr="00014180">
                <w:rPr>
                  <w:rFonts w:ascii="Times New Roman" w:eastAsia="Times New Roman"/>
                  <w:color w:val="0000FF"/>
                  <w:kern w:val="0"/>
                  <w:u w:val="single"/>
                  <w:lang w:eastAsia="en-US"/>
                </w:rPr>
                <w:t>Elizabeth.Wollin2@va.gov</w:t>
              </w:r>
            </w:hyperlink>
          </w:p>
        </w:tc>
        <w:tc>
          <w:tcPr>
            <w:tcW w:w="1520" w:type="dxa"/>
            <w:noWrap/>
            <w:hideMark/>
          </w:tcPr>
          <w:p w14:paraId="4B97B136"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p>
        </w:tc>
      </w:tr>
      <w:tr w:rsidR="0029452A" w:rsidRPr="00014180" w14:paraId="04FDFBED" w14:textId="77777777" w:rsidTr="00F14494">
        <w:trPr>
          <w:trHeight w:val="300"/>
        </w:trPr>
        <w:tc>
          <w:tcPr>
            <w:tcW w:w="2140" w:type="dxa"/>
            <w:noWrap/>
            <w:hideMark/>
          </w:tcPr>
          <w:p w14:paraId="74CDFA18"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14:paraId="1D00689A"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noWrap/>
            <w:hideMark/>
          </w:tcPr>
          <w:p w14:paraId="33B9956B" w14:textId="77777777" w:rsidR="0029452A" w:rsidRPr="00F06115" w:rsidRDefault="00DC6EDF" w:rsidP="0029452A">
            <w:pPr>
              <w:widowControl/>
              <w:wordWrap/>
              <w:autoSpaceDE/>
              <w:autoSpaceDN/>
              <w:jc w:val="left"/>
              <w:rPr>
                <w:rFonts w:ascii="Times New Roman" w:eastAsia="Times New Roman"/>
                <w:color w:val="0000FF"/>
                <w:kern w:val="0"/>
                <w:u w:val="single"/>
                <w:lang w:eastAsia="en-US"/>
              </w:rPr>
            </w:pPr>
            <w:hyperlink r:id="rId34" w:history="1">
              <w:r w:rsidR="0029452A" w:rsidRPr="00A35D17">
                <w:rPr>
                  <w:rFonts w:ascii="Times New Roman" w:eastAsia="Times New Roman"/>
                  <w:color w:val="0000FF"/>
                  <w:kern w:val="0"/>
                  <w:u w:val="single"/>
                  <w:lang w:eastAsia="en-US"/>
                </w:rPr>
                <w:t>tkenny@pro-spheretek.com</w:t>
              </w:r>
            </w:hyperlink>
          </w:p>
        </w:tc>
        <w:tc>
          <w:tcPr>
            <w:tcW w:w="1520" w:type="dxa"/>
            <w:noWrap/>
            <w:hideMark/>
          </w:tcPr>
          <w:p w14:paraId="71A5E98F"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F06115" w:rsidRPr="00014180" w14:paraId="58F226A2" w14:textId="77777777" w:rsidTr="00B32147">
        <w:trPr>
          <w:trHeight w:val="300"/>
        </w:trPr>
        <w:tc>
          <w:tcPr>
            <w:tcW w:w="2140" w:type="dxa"/>
            <w:noWrap/>
          </w:tcPr>
          <w:p w14:paraId="1EB67902" w14:textId="77777777" w:rsidR="00F06115" w:rsidRPr="00014180" w:rsidDel="00F06115" w:rsidRDefault="00F06115" w:rsidP="00F0611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14:paraId="594D0742" w14:textId="77777777" w:rsidR="00F06115" w:rsidRPr="00014180" w:rsidRDefault="00F06115" w:rsidP="00F0611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006201F3">
              <w:rPr>
                <w:rFonts w:ascii="Times New Roman" w:eastAsia="Times New Roman"/>
                <w:color w:val="000000"/>
                <w:kern w:val="0"/>
                <w:lang w:eastAsia="en-US"/>
              </w:rPr>
              <w:t>BCDSS</w:t>
            </w:r>
            <w:r>
              <w:rPr>
                <w:rFonts w:ascii="Times New Roman" w:eastAsia="Times New Roman"/>
                <w:color w:val="000000"/>
                <w:kern w:val="0"/>
                <w:lang w:eastAsia="en-US"/>
              </w:rPr>
              <w:t>S Project Manager</w:t>
            </w:r>
          </w:p>
        </w:tc>
        <w:tc>
          <w:tcPr>
            <w:tcW w:w="3820" w:type="dxa"/>
            <w:noWrap/>
          </w:tcPr>
          <w:p w14:paraId="7B1C5E64" w14:textId="77777777" w:rsidR="00F06115" w:rsidRPr="00F14494" w:rsidRDefault="00DC6EDF" w:rsidP="00F06115">
            <w:pPr>
              <w:widowControl/>
              <w:wordWrap/>
              <w:autoSpaceDE/>
              <w:autoSpaceDN/>
              <w:jc w:val="left"/>
              <w:rPr>
                <w:rFonts w:ascii="Times New Roman" w:eastAsia="Times New Roman"/>
                <w:color w:val="0000FF"/>
                <w:kern w:val="0"/>
                <w:u w:val="single"/>
                <w:lang w:eastAsia="en-US"/>
              </w:rPr>
            </w:pPr>
            <w:hyperlink r:id="rId35" w:history="1">
              <w:r w:rsidR="00F06115" w:rsidRPr="00F14494">
                <w:rPr>
                  <w:rFonts w:ascii="Times New Roman" w:eastAsia="Times New Roman"/>
                  <w:color w:val="0000FF"/>
                  <w:kern w:val="0"/>
                  <w:lang w:eastAsia="en-US"/>
                </w:rPr>
                <w:t>rebecca.garciadejesus@pro-spheretek.com</w:t>
              </w:r>
            </w:hyperlink>
          </w:p>
        </w:tc>
        <w:tc>
          <w:tcPr>
            <w:tcW w:w="1520" w:type="dxa"/>
            <w:noWrap/>
          </w:tcPr>
          <w:p w14:paraId="0A5E265B" w14:textId="77777777" w:rsidR="00F06115" w:rsidRPr="00F14494" w:rsidRDefault="00F06115" w:rsidP="00F0611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703-810-3413</w:t>
            </w:r>
          </w:p>
        </w:tc>
      </w:tr>
      <w:tr w:rsidR="0029452A" w:rsidRPr="00014180" w14:paraId="11A9B538" w14:textId="77777777" w:rsidTr="00F14494">
        <w:trPr>
          <w:trHeight w:val="300"/>
        </w:trPr>
        <w:tc>
          <w:tcPr>
            <w:tcW w:w="2140" w:type="dxa"/>
            <w:noWrap/>
            <w:hideMark/>
          </w:tcPr>
          <w:p w14:paraId="5CC0E9D2" w14:textId="77777777" w:rsidR="0029452A" w:rsidRPr="00014180" w:rsidRDefault="0075167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14:paraId="6FD6F660" w14:textId="77777777" w:rsidR="0029452A" w:rsidRPr="00014180" w:rsidRDefault="006201F3"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733E1D">
              <w:rPr>
                <w:rFonts w:ascii="Times New Roman" w:eastAsia="Times New Roman"/>
                <w:color w:val="000000"/>
                <w:kern w:val="0"/>
                <w:lang w:eastAsia="en-US"/>
              </w:rPr>
              <w:t>S Software Architect</w:t>
            </w:r>
          </w:p>
        </w:tc>
        <w:tc>
          <w:tcPr>
            <w:tcW w:w="3820" w:type="dxa"/>
            <w:noWrap/>
            <w:hideMark/>
          </w:tcPr>
          <w:p w14:paraId="24B6BFF5" w14:textId="77777777" w:rsidR="0075167A" w:rsidRPr="00014C1A" w:rsidRDefault="00DC6EDF" w:rsidP="0075167A">
            <w:pPr>
              <w:widowControl/>
              <w:wordWrap/>
              <w:autoSpaceDE/>
              <w:autoSpaceDN/>
              <w:jc w:val="left"/>
              <w:rPr>
                <w:rFonts w:ascii="Times New Roman" w:eastAsia="Times New Roman"/>
                <w:color w:val="0000FF"/>
                <w:kern w:val="0"/>
                <w:u w:val="single"/>
                <w:lang w:eastAsia="en-US"/>
              </w:rPr>
            </w:pPr>
            <w:hyperlink r:id="rId36" w:history="1">
              <w:r w:rsidR="0075167A" w:rsidRPr="00014C1A">
                <w:rPr>
                  <w:rFonts w:ascii="Times New Roman"/>
                  <w:color w:val="0000FF"/>
                </w:rPr>
                <w:t>Vasudeva.Rayapati@pro-spheretek.com</w:t>
              </w:r>
            </w:hyperlink>
          </w:p>
        </w:tc>
        <w:tc>
          <w:tcPr>
            <w:tcW w:w="1520" w:type="dxa"/>
            <w:noWrap/>
            <w:hideMark/>
          </w:tcPr>
          <w:p w14:paraId="11EECFE1" w14:textId="77777777" w:rsidR="0029452A" w:rsidRPr="00014180" w:rsidRDefault="0075167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29452A" w:rsidRPr="00BC1D87" w14:paraId="1A980E34" w14:textId="77777777" w:rsidTr="00F14494">
        <w:trPr>
          <w:trHeight w:val="300"/>
        </w:trPr>
        <w:tc>
          <w:tcPr>
            <w:tcW w:w="2140" w:type="dxa"/>
            <w:noWrap/>
            <w:hideMark/>
          </w:tcPr>
          <w:p w14:paraId="3699EDF3" w14:textId="77777777" w:rsidR="0029452A" w:rsidRPr="00014180" w:rsidRDefault="00BC1D87" w:rsidP="0029452A">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14:paraId="4A4A5D7E" w14:textId="77777777" w:rsidR="0029452A" w:rsidRPr="00014180" w:rsidRDefault="00F06115" w:rsidP="0029452A">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Requirements Analyst</w:t>
            </w:r>
          </w:p>
        </w:tc>
        <w:tc>
          <w:tcPr>
            <w:tcW w:w="3820" w:type="dxa"/>
            <w:noWrap/>
            <w:hideMark/>
          </w:tcPr>
          <w:p w14:paraId="21F178ED" w14:textId="77777777" w:rsidR="0029452A" w:rsidRPr="00BC1D87" w:rsidRDefault="00DC6EDF" w:rsidP="0029452A">
            <w:pPr>
              <w:widowControl/>
              <w:wordWrap/>
              <w:autoSpaceDE/>
              <w:autoSpaceDN/>
              <w:jc w:val="left"/>
              <w:rPr>
                <w:rFonts w:ascii="Times New Roman" w:eastAsia="Times New Roman"/>
                <w:color w:val="000000"/>
                <w:kern w:val="0"/>
                <w:lang w:eastAsia="en-US"/>
              </w:rPr>
            </w:pPr>
            <w:hyperlink r:id="rId37" w:history="1">
              <w:r w:rsidR="00BC1D87">
                <w:rPr>
                  <w:rFonts w:ascii="Times New Roman"/>
                  <w:color w:val="0000FF"/>
                </w:rPr>
                <w:t>Chiranjeevi.Puttaswamy@pro-spheretek.com</w:t>
              </w:r>
            </w:hyperlink>
          </w:p>
        </w:tc>
        <w:tc>
          <w:tcPr>
            <w:tcW w:w="1520" w:type="dxa"/>
            <w:noWrap/>
            <w:hideMark/>
          </w:tcPr>
          <w:p w14:paraId="47B8E0E2" w14:textId="77777777" w:rsidR="0029452A" w:rsidRPr="00014180" w:rsidRDefault="00BC1D87" w:rsidP="00BC1D8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29452A" w:rsidRPr="00BC1D87" w14:paraId="609F2147" w14:textId="77777777" w:rsidTr="00F14494">
        <w:trPr>
          <w:trHeight w:val="300"/>
        </w:trPr>
        <w:tc>
          <w:tcPr>
            <w:tcW w:w="2140" w:type="dxa"/>
            <w:noWrap/>
            <w:hideMark/>
          </w:tcPr>
          <w:p w14:paraId="56659B09"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14:paraId="12F98050" w14:textId="77777777" w:rsidR="0029452A" w:rsidRPr="00014180" w:rsidRDefault="006201F3"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733E1D">
              <w:rPr>
                <w:rFonts w:ascii="Times New Roman" w:eastAsia="Times New Roman"/>
                <w:color w:val="000000"/>
                <w:kern w:val="0"/>
                <w:lang w:eastAsia="en-US"/>
              </w:rPr>
              <w:t xml:space="preserve">S </w:t>
            </w:r>
            <w:r w:rsidR="0029452A" w:rsidRPr="00014180">
              <w:rPr>
                <w:rFonts w:ascii="Times New Roman" w:eastAsia="Times New Roman"/>
                <w:color w:val="000000"/>
                <w:kern w:val="0"/>
                <w:lang w:eastAsia="en-US"/>
              </w:rPr>
              <w:t>Modeling SME</w:t>
            </w:r>
          </w:p>
        </w:tc>
        <w:tc>
          <w:tcPr>
            <w:tcW w:w="3820" w:type="dxa"/>
            <w:noWrap/>
            <w:hideMark/>
          </w:tcPr>
          <w:p w14:paraId="08BC40F4" w14:textId="77777777" w:rsidR="00BC1D87" w:rsidRPr="00BC1D87" w:rsidRDefault="00DC6EDF" w:rsidP="0029452A">
            <w:pPr>
              <w:widowControl/>
              <w:wordWrap/>
              <w:autoSpaceDE/>
              <w:autoSpaceDN/>
              <w:jc w:val="left"/>
              <w:rPr>
                <w:rFonts w:ascii="Times New Roman" w:eastAsia="Times New Roman"/>
                <w:color w:val="000000"/>
                <w:kern w:val="0"/>
                <w:lang w:eastAsia="en-US"/>
              </w:rPr>
            </w:pPr>
            <w:hyperlink r:id="rId38" w:history="1">
              <w:r w:rsidR="00BC1D87" w:rsidRPr="00014C1A">
                <w:rPr>
                  <w:rFonts w:ascii="Times New Roman"/>
                  <w:color w:val="0000FF"/>
                </w:rPr>
                <w:t>Vasudeva.Rayapati@pro-spheretek.com</w:t>
              </w:r>
            </w:hyperlink>
          </w:p>
        </w:tc>
        <w:tc>
          <w:tcPr>
            <w:tcW w:w="1520" w:type="dxa"/>
            <w:noWrap/>
            <w:hideMark/>
          </w:tcPr>
          <w:p w14:paraId="3914737C"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29452A" w:rsidRPr="00014180" w14:paraId="39C68CC2" w14:textId="77777777" w:rsidTr="00F14494">
        <w:trPr>
          <w:trHeight w:val="300"/>
        </w:trPr>
        <w:tc>
          <w:tcPr>
            <w:tcW w:w="2140" w:type="dxa"/>
            <w:noWrap/>
            <w:hideMark/>
          </w:tcPr>
          <w:p w14:paraId="53CC9AB3" w14:textId="77777777" w:rsidR="0029452A" w:rsidRPr="00014180" w:rsidRDefault="00DD10B4"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14:paraId="6B57B32B" w14:textId="77777777" w:rsidR="0029452A" w:rsidRPr="00014180" w:rsidRDefault="006201F3"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733E1D">
              <w:rPr>
                <w:rFonts w:ascii="Times New Roman" w:eastAsia="Times New Roman"/>
                <w:color w:val="000000"/>
                <w:kern w:val="0"/>
                <w:lang w:eastAsia="en-US"/>
              </w:rPr>
              <w:t>S Database SME</w:t>
            </w:r>
          </w:p>
        </w:tc>
        <w:tc>
          <w:tcPr>
            <w:tcW w:w="3820" w:type="dxa"/>
            <w:noWrap/>
            <w:hideMark/>
          </w:tcPr>
          <w:p w14:paraId="1E817946" w14:textId="77777777" w:rsidR="00DD10B4" w:rsidRPr="00014C1A" w:rsidRDefault="00DC6EDF" w:rsidP="00DD10B4">
            <w:pPr>
              <w:widowControl/>
              <w:wordWrap/>
              <w:autoSpaceDE/>
              <w:autoSpaceDN/>
              <w:jc w:val="left"/>
              <w:rPr>
                <w:rFonts w:ascii="Times New Roman" w:eastAsia="Times New Roman"/>
                <w:color w:val="0000FF"/>
                <w:kern w:val="0"/>
                <w:u w:val="single"/>
                <w:lang w:eastAsia="en-US"/>
              </w:rPr>
            </w:pPr>
            <w:hyperlink r:id="rId39" w:history="1">
              <w:r w:rsidR="00DD10B4" w:rsidRPr="00014C1A">
                <w:rPr>
                  <w:rFonts w:ascii="Times New Roman"/>
                  <w:color w:val="0000FF"/>
                </w:rPr>
                <w:t>jeffrey.bamba@pro-spheretek.com</w:t>
              </w:r>
            </w:hyperlink>
          </w:p>
        </w:tc>
        <w:tc>
          <w:tcPr>
            <w:tcW w:w="1520" w:type="dxa"/>
            <w:noWrap/>
            <w:hideMark/>
          </w:tcPr>
          <w:p w14:paraId="6816479F" w14:textId="77777777" w:rsidR="0029452A" w:rsidRPr="00014180" w:rsidRDefault="00DD10B4"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29452A" w:rsidRPr="00014180" w14:paraId="40CB0168" w14:textId="77777777" w:rsidTr="00F14494">
        <w:trPr>
          <w:trHeight w:val="300"/>
        </w:trPr>
        <w:tc>
          <w:tcPr>
            <w:tcW w:w="2140" w:type="dxa"/>
            <w:noWrap/>
            <w:hideMark/>
          </w:tcPr>
          <w:p w14:paraId="1112BAD5"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Pete Grazaitis</w:t>
            </w:r>
          </w:p>
        </w:tc>
        <w:tc>
          <w:tcPr>
            <w:tcW w:w="2020" w:type="dxa"/>
            <w:noWrap/>
            <w:hideMark/>
          </w:tcPr>
          <w:p w14:paraId="16963461" w14:textId="77777777" w:rsidR="0029452A" w:rsidRPr="00014180" w:rsidRDefault="006201F3" w:rsidP="00733E1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733E1D">
              <w:rPr>
                <w:rFonts w:ascii="Times New Roman" w:eastAsia="Times New Roman"/>
                <w:color w:val="000000"/>
                <w:kern w:val="0"/>
                <w:lang w:eastAsia="en-US"/>
              </w:rPr>
              <w:t>S D</w:t>
            </w:r>
            <w:r w:rsidR="0029452A" w:rsidRPr="00014180">
              <w:rPr>
                <w:rFonts w:ascii="Times New Roman" w:eastAsia="Times New Roman"/>
                <w:color w:val="000000"/>
                <w:kern w:val="0"/>
                <w:lang w:eastAsia="en-US"/>
              </w:rPr>
              <w:t>ev Lead</w:t>
            </w:r>
          </w:p>
        </w:tc>
        <w:tc>
          <w:tcPr>
            <w:tcW w:w="3820" w:type="dxa"/>
            <w:noWrap/>
            <w:hideMark/>
          </w:tcPr>
          <w:p w14:paraId="1B642D28" w14:textId="77777777" w:rsidR="0029452A" w:rsidRPr="00F06115" w:rsidRDefault="00DC6EDF" w:rsidP="0029452A">
            <w:pPr>
              <w:widowControl/>
              <w:wordWrap/>
              <w:autoSpaceDE/>
              <w:autoSpaceDN/>
              <w:jc w:val="left"/>
              <w:rPr>
                <w:rFonts w:ascii="Times New Roman" w:eastAsia="Times New Roman"/>
                <w:color w:val="0000FF"/>
                <w:kern w:val="0"/>
                <w:u w:val="single"/>
                <w:lang w:eastAsia="en-US"/>
              </w:rPr>
            </w:pPr>
            <w:hyperlink r:id="rId40" w:history="1">
              <w:r w:rsidR="0029452A" w:rsidRPr="00A35D17">
                <w:rPr>
                  <w:rFonts w:ascii="Times New Roman" w:eastAsia="Times New Roman"/>
                  <w:color w:val="0000FF"/>
                  <w:kern w:val="0"/>
                  <w:u w:val="single"/>
                  <w:lang w:eastAsia="en-US"/>
                </w:rPr>
                <w:t>pete.grazaitis@sparcedge.com</w:t>
              </w:r>
            </w:hyperlink>
          </w:p>
        </w:tc>
        <w:tc>
          <w:tcPr>
            <w:tcW w:w="1520" w:type="dxa"/>
            <w:noWrap/>
            <w:hideMark/>
          </w:tcPr>
          <w:p w14:paraId="6D2508AF" w14:textId="77777777"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843-737-2673</w:t>
            </w:r>
          </w:p>
        </w:tc>
      </w:tr>
      <w:tr w:rsidR="00F06115" w:rsidRPr="00014180" w14:paraId="5C8A4E05" w14:textId="77777777" w:rsidTr="00B32147">
        <w:trPr>
          <w:trHeight w:val="300"/>
        </w:trPr>
        <w:tc>
          <w:tcPr>
            <w:tcW w:w="2140" w:type="dxa"/>
            <w:noWrap/>
            <w:hideMark/>
          </w:tcPr>
          <w:p w14:paraId="4701D8E9" w14:textId="77777777" w:rsidR="00F06115" w:rsidRPr="00014180" w:rsidRDefault="00F06115" w:rsidP="00F0611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14:paraId="2CEB2C3A" w14:textId="77777777" w:rsidR="00F06115" w:rsidRPr="00014180" w:rsidRDefault="00F06115" w:rsidP="00F0611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SCRUM Master</w:t>
            </w:r>
          </w:p>
        </w:tc>
        <w:tc>
          <w:tcPr>
            <w:tcW w:w="3820" w:type="dxa"/>
            <w:noWrap/>
            <w:hideMark/>
          </w:tcPr>
          <w:p w14:paraId="550C6EC8" w14:textId="77777777" w:rsidR="00F06115" w:rsidRPr="00F06115" w:rsidRDefault="00DC6EDF" w:rsidP="00F06115">
            <w:pPr>
              <w:widowControl/>
              <w:wordWrap/>
              <w:autoSpaceDE/>
              <w:autoSpaceDN/>
              <w:jc w:val="left"/>
              <w:rPr>
                <w:rFonts w:ascii="Times New Roman" w:eastAsia="Times New Roman"/>
                <w:color w:val="0000FF"/>
                <w:kern w:val="0"/>
                <w:u w:val="single"/>
                <w:lang w:eastAsia="en-US"/>
              </w:rPr>
            </w:pPr>
            <w:hyperlink r:id="rId41" w:history="1">
              <w:r w:rsidR="00F06115" w:rsidRPr="00F14494">
                <w:rPr>
                  <w:rFonts w:ascii="Times New Roman" w:eastAsia="Times New Roman"/>
                  <w:color w:val="0000FF"/>
                  <w:kern w:val="0"/>
                  <w:u w:val="single"/>
                  <w:lang w:eastAsia="en-US"/>
                </w:rPr>
                <w:br/>
              </w:r>
              <w:r w:rsidR="00F06115" w:rsidRPr="00F14494">
                <w:rPr>
                  <w:rFonts w:ascii="Times New Roman" w:eastAsia="Times New Roman"/>
                  <w:color w:val="0000FF"/>
                  <w:kern w:val="0"/>
                  <w:lang w:eastAsia="en-US"/>
                </w:rPr>
                <w:t>ganesh.panneer@pro-spheretek.com</w:t>
              </w:r>
            </w:hyperlink>
          </w:p>
        </w:tc>
        <w:tc>
          <w:tcPr>
            <w:tcW w:w="1520" w:type="dxa"/>
            <w:noWrap/>
            <w:hideMark/>
          </w:tcPr>
          <w:p w14:paraId="5902D3F5" w14:textId="77777777" w:rsidR="00F06115" w:rsidRPr="00014180" w:rsidRDefault="00F06115" w:rsidP="00F0611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F4319C" w:rsidRPr="00014180" w14:paraId="0D61A449" w14:textId="77777777" w:rsidTr="00F14494">
        <w:trPr>
          <w:trHeight w:val="300"/>
        </w:trPr>
        <w:tc>
          <w:tcPr>
            <w:tcW w:w="2140" w:type="dxa"/>
            <w:noWrap/>
            <w:hideMark/>
          </w:tcPr>
          <w:p w14:paraId="40E004DC" w14:textId="77777777" w:rsidR="00F4319C" w:rsidRPr="00014180" w:rsidRDefault="00F4319C" w:rsidP="0029452A">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14:paraId="6D274D1A" w14:textId="77777777" w:rsidR="00F4319C" w:rsidRPr="00014180" w:rsidRDefault="00F4319C"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14:paraId="17C5CED7" w14:textId="77777777" w:rsidR="00F4319C" w:rsidRPr="00014C1A" w:rsidRDefault="00DC6EDF" w:rsidP="00F4319C">
            <w:pPr>
              <w:widowControl/>
              <w:wordWrap/>
              <w:autoSpaceDE/>
              <w:autoSpaceDN/>
              <w:jc w:val="left"/>
              <w:rPr>
                <w:rFonts w:ascii="Times New Roman" w:eastAsia="Times New Roman"/>
                <w:color w:val="0000FF"/>
                <w:kern w:val="0"/>
                <w:u w:val="single"/>
                <w:lang w:eastAsia="en-US"/>
              </w:rPr>
            </w:pPr>
            <w:hyperlink r:id="rId42" w:history="1">
              <w:r w:rsidR="00F4319C" w:rsidRPr="00014C1A">
                <w:rPr>
                  <w:rFonts w:ascii="Times New Roman"/>
                  <w:color w:val="0000FF"/>
                </w:rPr>
                <w:t>Bhupinder.Singh@Pro-spheretek.com</w:t>
              </w:r>
            </w:hyperlink>
          </w:p>
        </w:tc>
        <w:tc>
          <w:tcPr>
            <w:tcW w:w="1520" w:type="dxa"/>
            <w:noWrap/>
            <w:hideMark/>
          </w:tcPr>
          <w:p w14:paraId="1A9CD344" w14:textId="77777777" w:rsidR="00F4319C" w:rsidRPr="00014180" w:rsidRDefault="00F4319C"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F06115" w:rsidRPr="00014180" w14:paraId="67F52465" w14:textId="77777777" w:rsidTr="00F14494">
        <w:trPr>
          <w:trHeight w:val="300"/>
        </w:trPr>
        <w:tc>
          <w:tcPr>
            <w:tcW w:w="2140" w:type="dxa"/>
            <w:noWrap/>
          </w:tcPr>
          <w:p w14:paraId="75E82A0E" w14:textId="77777777" w:rsidR="00F06115" w:rsidRPr="00F4319C" w:rsidRDefault="00F06115" w:rsidP="00F0611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14:paraId="66A25B5C" w14:textId="77777777" w:rsidR="00F06115" w:rsidRPr="00014180" w:rsidRDefault="00F06115" w:rsidP="00F0611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Configuration Manager</w:t>
            </w:r>
          </w:p>
        </w:tc>
        <w:tc>
          <w:tcPr>
            <w:tcW w:w="3820" w:type="dxa"/>
            <w:noWrap/>
          </w:tcPr>
          <w:p w14:paraId="7D97D76C" w14:textId="77777777" w:rsidR="00F06115" w:rsidRPr="00F14494" w:rsidRDefault="00F06115" w:rsidP="00F0611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14:paraId="453045DE" w14:textId="77777777" w:rsidR="00F06115" w:rsidRPr="00F14494" w:rsidRDefault="00F06115" w:rsidP="00F06115">
            <w:pPr>
              <w:widowControl/>
              <w:wordWrap/>
              <w:autoSpaceDE/>
              <w:autoSpaceDN/>
              <w:jc w:val="left"/>
              <w:rPr>
                <w:rFonts w:ascii="Times New Roman" w:eastAsia="Times New Roman"/>
                <w:color w:val="0000FF"/>
                <w:kern w:val="0"/>
                <w:u w:val="single"/>
                <w:lang w:eastAsia="en-US"/>
              </w:rPr>
            </w:pPr>
            <w:r w:rsidRPr="00014C1A">
              <w:rPr>
                <w:rFonts w:ascii="Times New Roman" w:eastAsia="Times New Roman"/>
                <w:kern w:val="0"/>
                <w:u w:val="single"/>
                <w:lang w:eastAsia="en-US"/>
              </w:rPr>
              <w:t>Off.: 703-810-3079</w:t>
            </w:r>
          </w:p>
        </w:tc>
      </w:tr>
      <w:tr w:rsidR="00E02079" w:rsidRPr="00014180" w14:paraId="53100993" w14:textId="77777777" w:rsidTr="00540B95">
        <w:trPr>
          <w:trHeight w:val="300"/>
        </w:trPr>
        <w:tc>
          <w:tcPr>
            <w:tcW w:w="2140" w:type="dxa"/>
            <w:noWrap/>
            <w:hideMark/>
          </w:tcPr>
          <w:p w14:paraId="42823339" w14:textId="77777777" w:rsidR="00E02079" w:rsidRPr="00014180" w:rsidRDefault="00FC1DA5" w:rsidP="00540B9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14:paraId="17F3E734" w14:textId="77777777" w:rsidR="00E02079" w:rsidRPr="00014180" w:rsidRDefault="006201F3" w:rsidP="00540B9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E02079">
              <w:rPr>
                <w:rFonts w:ascii="Times New Roman" w:eastAsia="Times New Roman"/>
                <w:color w:val="000000"/>
                <w:kern w:val="0"/>
                <w:lang w:eastAsia="en-US"/>
              </w:rPr>
              <w:t>S D</w:t>
            </w:r>
            <w:r w:rsidR="00E02079" w:rsidRPr="00014180">
              <w:rPr>
                <w:rFonts w:ascii="Times New Roman" w:eastAsia="Times New Roman"/>
                <w:color w:val="000000"/>
                <w:kern w:val="0"/>
                <w:lang w:eastAsia="en-US"/>
              </w:rPr>
              <w:t>ev Lead</w:t>
            </w:r>
          </w:p>
        </w:tc>
        <w:tc>
          <w:tcPr>
            <w:tcW w:w="3820" w:type="dxa"/>
            <w:noWrap/>
            <w:hideMark/>
          </w:tcPr>
          <w:p w14:paraId="02F97309" w14:textId="77777777" w:rsidR="00E02079" w:rsidRPr="00F06115" w:rsidRDefault="00DC6EDF" w:rsidP="00540B95">
            <w:pPr>
              <w:widowControl/>
              <w:wordWrap/>
              <w:autoSpaceDE/>
              <w:autoSpaceDN/>
              <w:jc w:val="left"/>
              <w:rPr>
                <w:rFonts w:ascii="Times New Roman" w:eastAsia="Times New Roman"/>
                <w:color w:val="0000FF"/>
                <w:kern w:val="0"/>
                <w:u w:val="single"/>
                <w:lang w:eastAsia="en-US"/>
              </w:rPr>
            </w:pPr>
            <w:hyperlink r:id="rId43" w:history="1">
              <w:r w:rsidR="00FC1DA5">
                <w:rPr>
                  <w:rFonts w:ascii="Times New Roman" w:eastAsia="Times New Roman"/>
                  <w:color w:val="0000FF"/>
                  <w:kern w:val="0"/>
                  <w:u w:val="single"/>
                  <w:lang w:eastAsia="en-US"/>
                </w:rPr>
                <w:t>Erik.Rothwell@pro-spheretek.com</w:t>
              </w:r>
            </w:hyperlink>
          </w:p>
        </w:tc>
        <w:tc>
          <w:tcPr>
            <w:tcW w:w="1520" w:type="dxa"/>
            <w:noWrap/>
            <w:hideMark/>
          </w:tcPr>
          <w:p w14:paraId="36BEDC23" w14:textId="77777777" w:rsidR="00E02079" w:rsidRPr="00014180" w:rsidRDefault="00E02079" w:rsidP="00FC1DA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sidR="00FC1DA5">
              <w:rPr>
                <w:rFonts w:ascii="Times New Roman" w:eastAsia="Times New Roman"/>
                <w:color w:val="000000"/>
                <w:kern w:val="0"/>
                <w:lang w:eastAsia="en-US"/>
              </w:rPr>
              <w:t>343-2608</w:t>
            </w:r>
          </w:p>
        </w:tc>
      </w:tr>
      <w:tr w:rsidR="00E02079" w:rsidRPr="00014180" w14:paraId="12B7FD4C" w14:textId="77777777" w:rsidTr="00540B95">
        <w:trPr>
          <w:trHeight w:val="300"/>
        </w:trPr>
        <w:tc>
          <w:tcPr>
            <w:tcW w:w="2140" w:type="dxa"/>
            <w:noWrap/>
            <w:hideMark/>
          </w:tcPr>
          <w:p w14:paraId="294C3B99" w14:textId="77777777" w:rsidR="00E02079" w:rsidRPr="00014180" w:rsidRDefault="00FC1DA5" w:rsidP="00540B9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14:paraId="6C972556" w14:textId="77777777" w:rsidR="00E02079" w:rsidRPr="00014180" w:rsidRDefault="006201F3" w:rsidP="00FC1DA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E02079">
              <w:rPr>
                <w:rFonts w:ascii="Times New Roman" w:eastAsia="Times New Roman"/>
                <w:color w:val="000000"/>
                <w:kern w:val="0"/>
                <w:lang w:eastAsia="en-US"/>
              </w:rPr>
              <w:t>S D</w:t>
            </w:r>
            <w:r w:rsidR="00E02079" w:rsidRPr="00014180">
              <w:rPr>
                <w:rFonts w:ascii="Times New Roman" w:eastAsia="Times New Roman"/>
                <w:color w:val="000000"/>
                <w:kern w:val="0"/>
                <w:lang w:eastAsia="en-US"/>
              </w:rPr>
              <w:t>ev</w:t>
            </w:r>
            <w:r w:rsidR="00FC1DA5">
              <w:rPr>
                <w:rFonts w:ascii="Times New Roman" w:eastAsia="Times New Roman"/>
                <w:color w:val="000000"/>
                <w:kern w:val="0"/>
                <w:lang w:eastAsia="en-US"/>
              </w:rPr>
              <w:t>eloper</w:t>
            </w:r>
          </w:p>
        </w:tc>
        <w:tc>
          <w:tcPr>
            <w:tcW w:w="3820" w:type="dxa"/>
            <w:noWrap/>
            <w:hideMark/>
          </w:tcPr>
          <w:p w14:paraId="7D803C64" w14:textId="77777777" w:rsidR="00E02079" w:rsidRPr="00F06115" w:rsidRDefault="00DC6EDF" w:rsidP="00540B95">
            <w:pPr>
              <w:widowControl/>
              <w:wordWrap/>
              <w:autoSpaceDE/>
              <w:autoSpaceDN/>
              <w:jc w:val="left"/>
              <w:rPr>
                <w:rFonts w:ascii="Times New Roman" w:eastAsia="Times New Roman"/>
                <w:color w:val="0000FF"/>
                <w:kern w:val="0"/>
                <w:u w:val="single"/>
                <w:lang w:eastAsia="en-US"/>
              </w:rPr>
            </w:pPr>
            <w:hyperlink r:id="rId44" w:history="1">
              <w:r w:rsidR="00FC1DA5">
                <w:rPr>
                  <w:rFonts w:ascii="Times New Roman" w:eastAsia="Times New Roman"/>
                  <w:color w:val="0000FF"/>
                  <w:kern w:val="0"/>
                  <w:u w:val="single"/>
                  <w:lang w:eastAsia="en-US"/>
                </w:rPr>
                <w:t>Dominic.Yeh@pro-spheretek.com</w:t>
              </w:r>
            </w:hyperlink>
          </w:p>
        </w:tc>
        <w:tc>
          <w:tcPr>
            <w:tcW w:w="1520" w:type="dxa"/>
            <w:noWrap/>
            <w:hideMark/>
          </w:tcPr>
          <w:p w14:paraId="3B99B4C0" w14:textId="77777777" w:rsidR="00E02079" w:rsidRPr="00014180" w:rsidRDefault="00FC1DA5" w:rsidP="00FC1DA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14:paraId="377D1464" w14:textId="77777777" w:rsidR="00BD79F5" w:rsidRPr="00DA7EEA" w:rsidRDefault="005B3120" w:rsidP="00F14494">
      <w:pPr>
        <w:pStyle w:val="Heading1"/>
      </w:pPr>
      <w:bookmarkStart w:id="127" w:name="_Toc400010513"/>
      <w:bookmarkStart w:id="128" w:name="_Toc442711680"/>
      <w:r w:rsidRPr="00DA7EEA">
        <w:rPr>
          <w:rStyle w:val="CharAttribute0"/>
          <w:rFonts w:ascii="Times New Roman" w:hAnsi="Times New Roman"/>
          <w:b/>
        </w:rPr>
        <w:t>Risk Management Plan</w:t>
      </w:r>
      <w:bookmarkEnd w:id="126"/>
      <w:bookmarkEnd w:id="127"/>
      <w:bookmarkEnd w:id="128"/>
    </w:p>
    <w:p w14:paraId="54841A9E" w14:textId="77777777"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14:paraId="6AFDF484" w14:textId="77777777" w:rsidR="00620654" w:rsidRPr="00620654" w:rsidRDefault="00620654" w:rsidP="00F14494">
      <w:pPr>
        <w:pStyle w:val="Bullet1"/>
      </w:pPr>
      <w:r w:rsidRPr="00620654">
        <w:t>Risk Identification</w:t>
      </w:r>
    </w:p>
    <w:p w14:paraId="2B9A52FB" w14:textId="77777777" w:rsidR="00620654" w:rsidRPr="00620654" w:rsidRDefault="00620654" w:rsidP="00F14494">
      <w:pPr>
        <w:pStyle w:val="Bullet1"/>
      </w:pPr>
      <w:r w:rsidRPr="00620654">
        <w:t>Risk Analysis – Assessment and Rating</w:t>
      </w:r>
    </w:p>
    <w:p w14:paraId="5A6E37BB" w14:textId="77777777" w:rsidR="00620654" w:rsidRPr="00620654" w:rsidRDefault="00620654" w:rsidP="00F14494">
      <w:pPr>
        <w:pStyle w:val="Bullet1"/>
      </w:pPr>
      <w:r w:rsidRPr="00620654">
        <w:t>Risk Responses – Contingency and Mitigation Strategies</w:t>
      </w:r>
    </w:p>
    <w:p w14:paraId="515CE4E3" w14:textId="77777777" w:rsidR="00620654" w:rsidRPr="00620654" w:rsidRDefault="00620654" w:rsidP="00F14494">
      <w:pPr>
        <w:pStyle w:val="Bullet1"/>
      </w:pPr>
      <w:r w:rsidRPr="00620654">
        <w:t>Risk Monitoring</w:t>
      </w:r>
    </w:p>
    <w:p w14:paraId="73C5BE24" w14:textId="77777777"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29" w:name="_Toc431205511"/>
      <w:bookmarkStart w:id="130" w:name="_Toc431207639"/>
      <w:bookmarkStart w:id="131" w:name="_Toc257884976"/>
      <w:bookmarkStart w:id="132" w:name="_Toc258851750"/>
      <w:bookmarkStart w:id="133" w:name="_Toc267392271"/>
      <w:bookmarkStart w:id="134" w:name="_Toc180676038"/>
      <w:bookmarkEnd w:id="129"/>
      <w:bookmarkEnd w:id="130"/>
    </w:p>
    <w:p w14:paraId="041C5794" w14:textId="77777777" w:rsidR="00620654" w:rsidRPr="00E01E5A" w:rsidRDefault="00F14494" w:rsidP="00F14494">
      <w:pPr>
        <w:pStyle w:val="Heading2"/>
      </w:pPr>
      <w:bookmarkStart w:id="135" w:name="_Toc431207640"/>
      <w:bookmarkStart w:id="136" w:name="_Toc442711681"/>
      <w:r>
        <w:t xml:space="preserve"> </w:t>
      </w:r>
      <w:r w:rsidR="00620654" w:rsidRPr="00E01E5A">
        <w:t>Risk Identification and Analysis</w:t>
      </w:r>
      <w:bookmarkEnd w:id="131"/>
      <w:bookmarkEnd w:id="132"/>
      <w:bookmarkEnd w:id="133"/>
      <w:bookmarkEnd w:id="134"/>
      <w:bookmarkEnd w:id="135"/>
      <w:bookmarkEnd w:id="136"/>
    </w:p>
    <w:p w14:paraId="4E587CD7" w14:textId="77777777"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14:paraId="33BA2729" w14:textId="77777777" w:rsidR="00620654" w:rsidRPr="00620654" w:rsidRDefault="00F14494" w:rsidP="00F14494">
      <w:pPr>
        <w:pStyle w:val="Heading2"/>
      </w:pPr>
      <w:bookmarkStart w:id="137" w:name="_Toc431207641"/>
      <w:bookmarkStart w:id="138" w:name="_Toc442711682"/>
      <w:r>
        <w:t xml:space="preserve"> </w:t>
      </w:r>
      <w:r w:rsidR="00620654" w:rsidRPr="00620654">
        <w:t>Risk Assessment</w:t>
      </w:r>
      <w:bookmarkEnd w:id="137"/>
      <w:bookmarkEnd w:id="138"/>
    </w:p>
    <w:p w14:paraId="077D2EAF" w14:textId="77777777"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14:paraId="68749A6E" w14:textId="77777777" w:rsidR="00314C84" w:rsidRPr="00314C84" w:rsidRDefault="00EB1480" w:rsidP="00314C84">
      <w:r w:rsidRPr="00314C84">
        <w:t> </w:t>
      </w:r>
      <w:r w:rsidRPr="00314C84">
        <w:t xml:space="preserve"> </w:t>
      </w:r>
    </w:p>
    <w:p w14:paraId="5C556A44" w14:textId="77777777" w:rsidR="00EB1480" w:rsidRPr="00314C84" w:rsidRDefault="00314C84" w:rsidP="00F14494">
      <w:pPr>
        <w:pStyle w:val="Bullet1"/>
      </w:pPr>
      <w:r w:rsidRPr="00314C84">
        <w:t>M</w:t>
      </w:r>
      <w:r w:rsidR="00EB1480" w:rsidRPr="00314C84">
        <w:t>ajor – Impacts Overall Cost &amp; Schedule</w:t>
      </w:r>
    </w:p>
    <w:p w14:paraId="53DA99A7" w14:textId="77777777" w:rsidR="00EB1480" w:rsidRPr="00314C84" w:rsidRDefault="00EB1480" w:rsidP="00477048">
      <w:pPr>
        <w:pStyle w:val="Bullet1"/>
        <w:numPr>
          <w:ilvl w:val="0"/>
          <w:numId w:val="22"/>
        </w:numPr>
      </w:pPr>
      <w:r w:rsidRPr="00314C84">
        <w:t>Identify Risk(s), provide dependencies, provide mitigation for or the resources needed</w:t>
      </w:r>
    </w:p>
    <w:p w14:paraId="04458B8A" w14:textId="77777777" w:rsidR="00EB1480" w:rsidRPr="00314C84" w:rsidRDefault="00EB1480" w:rsidP="00477048">
      <w:pPr>
        <w:pStyle w:val="Bullet1"/>
        <w:numPr>
          <w:ilvl w:val="0"/>
          <w:numId w:val="22"/>
        </w:numPr>
      </w:pPr>
      <w:r w:rsidRPr="00314C84">
        <w:t>Report same week to Mgmt (VA PM/ Director)</w:t>
      </w:r>
    </w:p>
    <w:p w14:paraId="7B06E7E0" w14:textId="77777777" w:rsidR="00EB1480" w:rsidRPr="00314C84" w:rsidRDefault="00EB1480" w:rsidP="00477048">
      <w:pPr>
        <w:pStyle w:val="Bullet1"/>
        <w:numPr>
          <w:ilvl w:val="0"/>
          <w:numId w:val="22"/>
        </w:numPr>
      </w:pPr>
      <w:r w:rsidRPr="00314C84">
        <w:t>Report within Monthly Report</w:t>
      </w:r>
    </w:p>
    <w:p w14:paraId="52FA65CC" w14:textId="77777777" w:rsidR="00E3109B" w:rsidRDefault="00EB1480" w:rsidP="00477048">
      <w:pPr>
        <w:pStyle w:val="Bullet1"/>
        <w:numPr>
          <w:ilvl w:val="0"/>
          <w:numId w:val="22"/>
        </w:numPr>
      </w:pPr>
      <w:r w:rsidRPr="00314C84">
        <w:t>Track Weekly with Update</w:t>
      </w:r>
    </w:p>
    <w:p w14:paraId="6B2032D3" w14:textId="77777777" w:rsidR="00E3109B" w:rsidRDefault="00E3109B" w:rsidP="00B32147">
      <w:pPr>
        <w:pStyle w:val="Bullet1"/>
      </w:pPr>
    </w:p>
    <w:p w14:paraId="4D4AC230" w14:textId="77777777" w:rsidR="00EB1480" w:rsidRPr="00314C84" w:rsidRDefault="00EB1480" w:rsidP="00F14494">
      <w:pPr>
        <w:pStyle w:val="Bullet1"/>
      </w:pPr>
      <w:r w:rsidRPr="00314C84">
        <w:t>Medium – Impacts Overall Schedule Only</w:t>
      </w:r>
    </w:p>
    <w:p w14:paraId="480876E4" w14:textId="77777777" w:rsidR="00EB1480" w:rsidRPr="00314C84" w:rsidRDefault="00EB1480" w:rsidP="00477048">
      <w:pPr>
        <w:pStyle w:val="Bullet1"/>
        <w:numPr>
          <w:ilvl w:val="0"/>
          <w:numId w:val="23"/>
        </w:numPr>
      </w:pPr>
      <w:r w:rsidRPr="00314C84">
        <w:t>Identify Risk(s), provide dependencies, provide mitigation for – or – the resources needed</w:t>
      </w:r>
    </w:p>
    <w:p w14:paraId="07C5DF4D" w14:textId="77777777" w:rsidR="00EB1480" w:rsidRPr="00314C84" w:rsidRDefault="00EB1480" w:rsidP="00477048">
      <w:pPr>
        <w:pStyle w:val="Bullet1"/>
        <w:numPr>
          <w:ilvl w:val="0"/>
          <w:numId w:val="23"/>
        </w:numPr>
      </w:pPr>
      <w:r w:rsidRPr="00314C84">
        <w:t>Report same week to Mgmt (VA PM/ Director)</w:t>
      </w:r>
    </w:p>
    <w:p w14:paraId="4D14319D" w14:textId="77777777" w:rsidR="00314C84" w:rsidRPr="00314C84" w:rsidRDefault="00EB1480" w:rsidP="00477048">
      <w:pPr>
        <w:pStyle w:val="Bullet1"/>
        <w:numPr>
          <w:ilvl w:val="0"/>
          <w:numId w:val="23"/>
        </w:numPr>
      </w:pPr>
      <w:r w:rsidRPr="00314C84">
        <w:t>Report within Monthly Report</w:t>
      </w:r>
    </w:p>
    <w:p w14:paraId="1AC0270F" w14:textId="77777777" w:rsidR="00314C84" w:rsidRPr="00314C84" w:rsidRDefault="00314C84" w:rsidP="00477048">
      <w:pPr>
        <w:pStyle w:val="Bullet1"/>
        <w:numPr>
          <w:ilvl w:val="0"/>
          <w:numId w:val="23"/>
        </w:numPr>
      </w:pPr>
      <w:r w:rsidRPr="00314C84">
        <w:t>Track bi-weekly and Update</w:t>
      </w:r>
    </w:p>
    <w:p w14:paraId="58A727D0" w14:textId="77777777" w:rsidR="00EB1480" w:rsidRPr="00314C84" w:rsidRDefault="00EB1480" w:rsidP="00F14494">
      <w:pPr>
        <w:pStyle w:val="Bullet1"/>
      </w:pPr>
      <w:r w:rsidRPr="00314C84">
        <w:t>Low</w:t>
      </w:r>
    </w:p>
    <w:p w14:paraId="1FAF4DB3" w14:textId="77777777" w:rsidR="00EB1480" w:rsidRPr="00314C84" w:rsidRDefault="00EB1480" w:rsidP="00477048">
      <w:pPr>
        <w:pStyle w:val="Bullet1"/>
        <w:numPr>
          <w:ilvl w:val="0"/>
          <w:numId w:val="24"/>
        </w:numPr>
      </w:pPr>
      <w:r w:rsidRPr="00314C84">
        <w:t>Impacts next Milestone / Deliver</w:t>
      </w:r>
      <w:r w:rsidR="00047FF0">
        <w:t>a</w:t>
      </w:r>
      <w:r w:rsidRPr="00314C84">
        <w:t>ble(s) Date Only</w:t>
      </w:r>
    </w:p>
    <w:p w14:paraId="23449E87" w14:textId="77777777" w:rsidR="00EB1480" w:rsidRPr="00314C84" w:rsidRDefault="00EB1480" w:rsidP="00477048">
      <w:pPr>
        <w:pStyle w:val="Bullet1"/>
        <w:numPr>
          <w:ilvl w:val="0"/>
          <w:numId w:val="24"/>
        </w:numPr>
      </w:pPr>
      <w:r w:rsidRPr="00314C84">
        <w:t>Identify Risk(s), provide dependencies, provide mitigation for – or – the resources needed</w:t>
      </w:r>
    </w:p>
    <w:p w14:paraId="1A8253FF" w14:textId="77777777" w:rsidR="00EB1480" w:rsidRPr="00314C84" w:rsidRDefault="00EB1480" w:rsidP="00477048">
      <w:pPr>
        <w:pStyle w:val="Bullet1"/>
        <w:numPr>
          <w:ilvl w:val="0"/>
          <w:numId w:val="24"/>
        </w:numPr>
      </w:pPr>
      <w:r w:rsidRPr="00314C84">
        <w:t>Report same Month to Mgmt ( VA PM/ COR)</w:t>
      </w:r>
    </w:p>
    <w:p w14:paraId="14DD24E6" w14:textId="77777777" w:rsidR="00620654" w:rsidRPr="00314C84" w:rsidRDefault="00EB1480" w:rsidP="00477048">
      <w:pPr>
        <w:pStyle w:val="Bullet1"/>
        <w:numPr>
          <w:ilvl w:val="0"/>
          <w:numId w:val="24"/>
        </w:numPr>
        <w:rPr>
          <w:szCs w:val="20"/>
        </w:rPr>
      </w:pPr>
      <w:r w:rsidRPr="00314C84">
        <w:t>Track bi-weekly with Update</w:t>
      </w:r>
    </w:p>
    <w:p w14:paraId="02DD3512" w14:textId="77777777" w:rsidR="00620654" w:rsidRPr="00620654" w:rsidRDefault="00F14494" w:rsidP="00F14494">
      <w:pPr>
        <w:pStyle w:val="Heading2"/>
      </w:pPr>
      <w:bookmarkStart w:id="139" w:name="_Toc272076335"/>
      <w:bookmarkStart w:id="140" w:name="_Toc213116995"/>
      <w:bookmarkStart w:id="141" w:name="_Toc257884977"/>
      <w:bookmarkStart w:id="142" w:name="_Toc258851751"/>
      <w:bookmarkStart w:id="143" w:name="_Toc267392273"/>
      <w:bookmarkStart w:id="144" w:name="_Toc180676040"/>
      <w:bookmarkStart w:id="145" w:name="_Toc431207642"/>
      <w:bookmarkStart w:id="146" w:name="_Toc442711683"/>
      <w:bookmarkEnd w:id="139"/>
      <w:r>
        <w:t xml:space="preserve"> </w:t>
      </w:r>
      <w:r w:rsidR="00620654" w:rsidRPr="00620654">
        <w:t>Risk Action Planning</w:t>
      </w:r>
      <w:bookmarkEnd w:id="140"/>
      <w:bookmarkEnd w:id="141"/>
      <w:bookmarkEnd w:id="142"/>
      <w:bookmarkEnd w:id="143"/>
      <w:bookmarkEnd w:id="144"/>
      <w:bookmarkEnd w:id="145"/>
      <w:bookmarkEnd w:id="146"/>
    </w:p>
    <w:p w14:paraId="7B4998C6" w14:textId="77777777"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6201F3">
        <w:rPr>
          <w:rFonts w:ascii="Times New Roman"/>
          <w:sz w:val="24"/>
          <w:szCs w:val="24"/>
        </w:rPr>
        <w:t>BCDSS</w:t>
      </w:r>
      <w:r>
        <w:rPr>
          <w:rFonts w:ascii="Times New Roman"/>
          <w:sz w:val="24"/>
          <w:szCs w:val="24"/>
        </w:rPr>
        <w:t xml:space="preserve">S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14:paraId="5176EEB3" w14:textId="77777777" w:rsidR="00BD79F5" w:rsidRDefault="005B3120" w:rsidP="00F14494">
      <w:pPr>
        <w:pStyle w:val="Heading1"/>
        <w:rPr>
          <w:rStyle w:val="CharAttribute0"/>
          <w:rFonts w:ascii="Times New Roman" w:hAnsi="Times New Roman"/>
          <w:b/>
        </w:rPr>
      </w:pPr>
      <w:bookmarkStart w:id="147" w:name="_Toc350864948"/>
      <w:bookmarkStart w:id="148" w:name="_Toc400010514"/>
      <w:bookmarkStart w:id="149" w:name="_Toc442711684"/>
      <w:r w:rsidRPr="00DA7EEA">
        <w:rPr>
          <w:rStyle w:val="CharAttribute0"/>
          <w:rFonts w:ascii="Times New Roman" w:hAnsi="Times New Roman"/>
          <w:b/>
        </w:rPr>
        <w:t>Software Configuration Management (SCM) Plan</w:t>
      </w:r>
      <w:bookmarkEnd w:id="147"/>
      <w:bookmarkEnd w:id="148"/>
      <w:bookmarkEnd w:id="149"/>
    </w:p>
    <w:p w14:paraId="5AB022DD" w14:textId="77777777"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14:paraId="32367052" w14:textId="77777777"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0104C639" wp14:editId="2F353BEB">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7FD32D" w14:textId="77777777" w:rsidR="006E5E61" w:rsidRPr="0026429D" w:rsidRDefault="006E5E61" w:rsidP="006E5E61">
      <w:pPr>
        <w:keepLines/>
      </w:pPr>
    </w:p>
    <w:p w14:paraId="5BD559EF" w14:textId="77777777"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14:paraId="22E817F1" w14:textId="77777777" w:rsidR="00BD79F5" w:rsidRPr="00AB61F8" w:rsidRDefault="005B3120" w:rsidP="00F14494">
      <w:pPr>
        <w:pStyle w:val="Heading1"/>
      </w:pPr>
      <w:bookmarkStart w:id="150" w:name="_Toc350864988"/>
      <w:bookmarkStart w:id="151" w:name="_Toc400010548"/>
      <w:bookmarkStart w:id="152" w:name="_Toc442711685"/>
      <w:r w:rsidRPr="00AB61F8">
        <w:rPr>
          <w:rStyle w:val="CharAttribute0"/>
          <w:rFonts w:ascii="Times New Roman" w:eastAsiaTheme="majorEastAsia" w:hAnsi="Times New Roman"/>
          <w:b/>
        </w:rPr>
        <w:t>Quality Assurance Plan</w:t>
      </w:r>
      <w:bookmarkEnd w:id="150"/>
      <w:bookmarkEnd w:id="151"/>
      <w:bookmarkEnd w:id="152"/>
    </w:p>
    <w:p w14:paraId="3CEB4487" w14:textId="77777777"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14:paraId="28B0CFED" w14:textId="77777777"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14:paraId="22258B9E" w14:textId="77777777"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14:paraId="156A020B" w14:textId="77777777"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6"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14:paraId="1EDD2B14" w14:textId="77777777" w:rsidR="00BD79F5" w:rsidRPr="00AB61F8" w:rsidRDefault="005B3120" w:rsidP="00F14494">
      <w:pPr>
        <w:pStyle w:val="Heading1"/>
      </w:pPr>
      <w:bookmarkStart w:id="153" w:name="_Toc350864989"/>
      <w:bookmarkStart w:id="154" w:name="_Toc400010549"/>
      <w:bookmarkStart w:id="155" w:name="_Toc442711686"/>
      <w:r w:rsidRPr="00AB61F8">
        <w:rPr>
          <w:rStyle w:val="CharAttribute0"/>
          <w:rFonts w:ascii="Times New Roman" w:eastAsiaTheme="majorEastAsia" w:hAnsi="Times New Roman"/>
          <w:b/>
        </w:rPr>
        <w:t>Project Measurement Plan</w:t>
      </w:r>
      <w:bookmarkEnd w:id="153"/>
      <w:bookmarkEnd w:id="154"/>
      <w:bookmarkEnd w:id="155"/>
    </w:p>
    <w:p w14:paraId="25CA51E5" w14:textId="77777777"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56"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14:paraId="5DB4776F" w14:textId="77777777"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14:paraId="4BA76F88" w14:textId="77777777" w:rsidTr="00120D14">
        <w:trPr>
          <w:jc w:val="center"/>
        </w:trPr>
        <w:tc>
          <w:tcPr>
            <w:tcW w:w="2394" w:type="dxa"/>
            <w:shd w:val="clear" w:color="auto" w:fill="1F497D" w:themeFill="text2"/>
          </w:tcPr>
          <w:p w14:paraId="6F56D4D5" w14:textId="77777777"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14:paraId="712FE4B7" w14:textId="77777777"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14:paraId="55662BB4" w14:textId="77777777"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14:paraId="3E430AE3" w14:textId="77777777" w:rsidTr="008E56D0">
        <w:trPr>
          <w:jc w:val="center"/>
        </w:trPr>
        <w:tc>
          <w:tcPr>
            <w:tcW w:w="2394" w:type="dxa"/>
          </w:tcPr>
          <w:p w14:paraId="716E97C2" w14:textId="77777777"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14:paraId="3AC0E823"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14:paraId="15964788" w14:textId="77777777"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14:paraId="4142E474" w14:textId="77777777"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14:paraId="5D3F88C1" w14:textId="77777777" w:rsidTr="008E56D0">
        <w:trPr>
          <w:jc w:val="center"/>
        </w:trPr>
        <w:tc>
          <w:tcPr>
            <w:tcW w:w="2394" w:type="dxa"/>
          </w:tcPr>
          <w:p w14:paraId="2D056AA7" w14:textId="77777777"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14:paraId="43D94762"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14:paraId="019455B8"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14:paraId="32A92286"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14:paraId="1D9E4EBE" w14:textId="77777777"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14:paraId="63B27017" w14:textId="77777777" w:rsidTr="008E56D0">
        <w:trPr>
          <w:jc w:val="center"/>
        </w:trPr>
        <w:tc>
          <w:tcPr>
            <w:tcW w:w="2394" w:type="dxa"/>
          </w:tcPr>
          <w:p w14:paraId="696E3F5F" w14:textId="77777777"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14:paraId="45820D35"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14:paraId="29418119"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14:paraId="51026390" w14:textId="77777777"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14:paraId="1DA62632" w14:textId="77777777" w:rsidTr="008E56D0">
        <w:trPr>
          <w:jc w:val="center"/>
        </w:trPr>
        <w:tc>
          <w:tcPr>
            <w:tcW w:w="2394" w:type="dxa"/>
          </w:tcPr>
          <w:p w14:paraId="4F8307F5" w14:textId="77777777"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14:paraId="70D52787"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14:paraId="3C5A6AF7" w14:textId="77777777"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14:paraId="73C6688F" w14:textId="77777777"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14:paraId="0A14038A" w14:textId="77777777" w:rsidR="00BD79F5" w:rsidRDefault="005B3120" w:rsidP="00F14494">
      <w:pPr>
        <w:pStyle w:val="Heading1"/>
        <w:rPr>
          <w:rStyle w:val="CharAttribute0"/>
          <w:rFonts w:ascii="Times New Roman" w:eastAsia="Batang" w:hAnsi="Times New Roman"/>
          <w:b/>
        </w:rPr>
      </w:pPr>
      <w:bookmarkStart w:id="157" w:name="_Toc400010552"/>
      <w:bookmarkStart w:id="158" w:name="_Toc442711687"/>
      <w:r w:rsidRPr="00AB61F8">
        <w:rPr>
          <w:rStyle w:val="CharAttribute0"/>
          <w:rFonts w:ascii="Times New Roman" w:eastAsiaTheme="majorEastAsia" w:hAnsi="Times New Roman"/>
          <w:b/>
        </w:rPr>
        <w:t>Resource Plan</w:t>
      </w:r>
      <w:bookmarkEnd w:id="156"/>
      <w:bookmarkEnd w:id="157"/>
      <w:bookmarkEnd w:id="158"/>
    </w:p>
    <w:p w14:paraId="3CD88187" w14:textId="77777777" w:rsidR="00BD79F5" w:rsidRPr="00AB61F8" w:rsidRDefault="005B3120" w:rsidP="00F14494">
      <w:pPr>
        <w:pStyle w:val="Heading2"/>
      </w:pPr>
      <w:bookmarkStart w:id="159" w:name="_Toc350864993"/>
      <w:bookmarkStart w:id="160" w:name="_Toc400010553"/>
      <w:bookmarkStart w:id="161" w:name="_Toc442711688"/>
      <w:r w:rsidRPr="00AB61F8">
        <w:rPr>
          <w:rStyle w:val="CharAttribute27"/>
          <w:rFonts w:ascii="Times New Roman" w:eastAsia="Batang" w:hAnsi="Times New Roman"/>
          <w:b/>
        </w:rPr>
        <w:t>Roles and Responsibilities Matrix</w:t>
      </w:r>
      <w:bookmarkEnd w:id="159"/>
      <w:bookmarkEnd w:id="160"/>
      <w:bookmarkEnd w:id="161"/>
    </w:p>
    <w:p w14:paraId="58EDDAF4" w14:textId="77777777" w:rsidR="008B7EE9" w:rsidRDefault="008B7EE9" w:rsidP="00F14494">
      <w:pPr>
        <w:pStyle w:val="BodyText"/>
        <w:rPr>
          <w:rStyle w:val="CharAttribute27"/>
          <w:rFonts w:ascii="Times New Roman" w:eastAsia="Batang" w:hAnsi="Times New Roman"/>
          <w:b w:val="0"/>
          <w:sz w:val="24"/>
        </w:rPr>
      </w:pPr>
      <w:bookmarkStart w:id="162" w:name="ColumnTitle_08"/>
      <w:bookmarkStart w:id="163" w:name="_Toc350864994"/>
      <w:bookmarkEnd w:id="162"/>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14:paraId="37F5A459" w14:textId="77777777"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14:paraId="533677EC" w14:textId="77777777" w:rsidTr="00E109E9">
        <w:trPr>
          <w:trHeight w:val="708"/>
          <w:tblHeader/>
        </w:trPr>
        <w:tc>
          <w:tcPr>
            <w:tcW w:w="2610" w:type="dxa"/>
            <w:shd w:val="clear" w:color="auto" w:fill="1F497D" w:themeFill="text2"/>
            <w:tcMar>
              <w:top w:w="72" w:type="dxa"/>
              <w:left w:w="29" w:type="dxa"/>
              <w:bottom w:w="72" w:type="dxa"/>
              <w:right w:w="29" w:type="dxa"/>
            </w:tcMar>
            <w:vAlign w:val="center"/>
          </w:tcPr>
          <w:p w14:paraId="65AEBEC6" w14:textId="77777777"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14:paraId="7BD9A6F7" w14:textId="77777777"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14:paraId="67E7474A" w14:textId="77777777"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14:paraId="2EA6E1F0" w14:textId="77777777"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14:paraId="4C10A560" w14:textId="77777777" w:rsidTr="00E109E9">
        <w:trPr>
          <w:trHeight w:val="1430"/>
        </w:trPr>
        <w:tc>
          <w:tcPr>
            <w:tcW w:w="2610" w:type="dxa"/>
            <w:shd w:val="solid" w:color="FFFFFF" w:fill="FFFFFF"/>
            <w:tcMar>
              <w:top w:w="72" w:type="dxa"/>
              <w:left w:w="29" w:type="dxa"/>
              <w:bottom w:w="72" w:type="dxa"/>
              <w:right w:w="29" w:type="dxa"/>
            </w:tcMar>
            <w:vAlign w:val="center"/>
          </w:tcPr>
          <w:p w14:paraId="6BA37A5D" w14:textId="77777777"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28487D97" wp14:editId="0006D952">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14:paraId="799A359F" w14:textId="77777777"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14:paraId="2C080E12" w14:textId="77777777" w:rsidR="008B7EE9" w:rsidRPr="007F64DE"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p>
        </w:tc>
      </w:tr>
      <w:tr w:rsidR="008B7EE9" w14:paraId="4EE9F910" w14:textId="77777777" w:rsidTr="00E109E9">
        <w:trPr>
          <w:trHeight w:val="1466"/>
        </w:trPr>
        <w:tc>
          <w:tcPr>
            <w:tcW w:w="2610" w:type="dxa"/>
            <w:shd w:val="solid" w:color="FFFFFF" w:fill="FFFFFF"/>
            <w:tcMar>
              <w:top w:w="72" w:type="dxa"/>
              <w:left w:w="29" w:type="dxa"/>
              <w:bottom w:w="72" w:type="dxa"/>
              <w:right w:w="29" w:type="dxa"/>
            </w:tcMar>
            <w:vAlign w:val="center"/>
          </w:tcPr>
          <w:p w14:paraId="35A52FBD" w14:textId="77777777"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21CBD740" wp14:editId="240D73C7">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stretch>
                            <a:fillRect/>
                          </a:stretch>
                        </pic:blipFill>
                        <pic:spPr>
                          <a:xfrm>
                            <a:off x="0" y="0"/>
                            <a:ext cx="1606034" cy="777667"/>
                          </a:xfrm>
                          <a:prstGeom prst="rect">
                            <a:avLst/>
                          </a:prstGeom>
                        </pic:spPr>
                      </pic:pic>
                    </a:graphicData>
                  </a:graphic>
                </wp:inline>
              </w:drawing>
            </w:r>
            <w:r>
              <w:rPr>
                <w:color w:val="000000"/>
                <w:sz w:val="20"/>
                <w:szCs w:val="20"/>
              </w:rPr>
              <w:t> </w:t>
            </w:r>
          </w:p>
          <w:p w14:paraId="1D2533AA" w14:textId="77777777"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14:paraId="373BB79B" w14:textId="77777777"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14:paraId="08FF8DA7" w14:textId="77777777"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r w:rsidR="008B7EE9" w14:paraId="28EA348F" w14:textId="77777777" w:rsidTr="00E109E9">
        <w:trPr>
          <w:trHeight w:val="1403"/>
        </w:trPr>
        <w:tc>
          <w:tcPr>
            <w:tcW w:w="2610" w:type="dxa"/>
            <w:shd w:val="solid" w:color="FFFFFF" w:fill="FFFFFF"/>
            <w:tcMar>
              <w:top w:w="72" w:type="dxa"/>
              <w:left w:w="29" w:type="dxa"/>
              <w:bottom w:w="72" w:type="dxa"/>
              <w:right w:w="29" w:type="dxa"/>
            </w:tcMar>
            <w:vAlign w:val="center"/>
          </w:tcPr>
          <w:p w14:paraId="0104B9E7" w14:textId="77777777" w:rsidR="008B7EE9" w:rsidRPr="00584420" w:rsidRDefault="008B7EE9" w:rsidP="00E109E9">
            <w:pPr>
              <w:pStyle w:val="ParaAttribute30"/>
              <w:spacing w:line="276" w:lineRule="auto"/>
              <w:rPr>
                <w:noProof/>
              </w:rPr>
            </w:pPr>
            <w:r w:rsidRPr="00FD37E1">
              <w:rPr>
                <w:noProof/>
              </w:rPr>
              <w:drawing>
                <wp:inline distT="0" distB="0" distL="0" distR="0" wp14:anchorId="331F67A2" wp14:editId="56D774E0">
                  <wp:extent cx="1595536" cy="640935"/>
                  <wp:effectExtent l="0" t="0" r="5080" b="6985"/>
                  <wp:docPr id="1029"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14:paraId="2D5C734A" w14:textId="77777777" w:rsidR="008B7EE9"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14:paraId="4EBFA358" w14:textId="77777777" w:rsidR="008B7EE9" w:rsidRPr="007F64DE"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SPARC will develop the </w:t>
            </w:r>
            <w:r w:rsidR="006201F3">
              <w:rPr>
                <w:color w:val="000000" w:themeColor="text1"/>
                <w:sz w:val="20"/>
                <w:szCs w:val="20"/>
              </w:rPr>
              <w:t>BCDSS</w:t>
            </w:r>
            <w:r>
              <w:rPr>
                <w:color w:val="000000" w:themeColor="text1"/>
                <w:sz w:val="20"/>
                <w:szCs w:val="20"/>
              </w:rPr>
              <w:t xml:space="preserve"> rules engine and model repository that are supported by the predictive models used in rating VA disability claims.  </w:t>
            </w:r>
          </w:p>
        </w:tc>
      </w:tr>
    </w:tbl>
    <w:p w14:paraId="3BEF1BFB" w14:textId="77777777" w:rsidR="00A05AC1" w:rsidRPr="00A05AC1" w:rsidRDefault="00A05AC1" w:rsidP="00F14494">
      <w:pPr>
        <w:pStyle w:val="BodyText"/>
        <w:rPr>
          <w:rStyle w:val="CharAttribute27"/>
          <w:rFonts w:ascii="Times New Roman" w:eastAsia="Batang" w:hAnsi="Times New Roman"/>
          <w:b w:val="0"/>
          <w:sz w:val="24"/>
        </w:rPr>
      </w:pPr>
    </w:p>
    <w:p w14:paraId="5F113157" w14:textId="77777777" w:rsidR="00BD79F5" w:rsidRPr="00C05B97" w:rsidRDefault="005B3120" w:rsidP="00F14494">
      <w:pPr>
        <w:pStyle w:val="Heading2"/>
      </w:pPr>
      <w:bookmarkStart w:id="164" w:name="_Toc400010554"/>
      <w:bookmarkStart w:id="165" w:name="_Toc442711689"/>
      <w:r w:rsidRPr="00C05B97">
        <w:rPr>
          <w:rStyle w:val="CharAttribute27"/>
          <w:rFonts w:ascii="Times New Roman" w:eastAsia="Batang" w:hAnsi="Times New Roman"/>
          <w:b/>
        </w:rPr>
        <w:t>Staffing Assignment Matrix</w:t>
      </w:r>
      <w:bookmarkEnd w:id="163"/>
      <w:bookmarkEnd w:id="164"/>
      <w:bookmarkEnd w:id="165"/>
    </w:p>
    <w:p w14:paraId="319EC98C" w14:textId="77777777"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14:paraId="1F9A0E62" w14:textId="77777777" w:rsidTr="00B90BC6">
        <w:trPr>
          <w:trHeight w:val="300"/>
        </w:trPr>
        <w:tc>
          <w:tcPr>
            <w:tcW w:w="2140" w:type="dxa"/>
            <w:noWrap/>
            <w:hideMark/>
          </w:tcPr>
          <w:p w14:paraId="33A6CBC3" w14:textId="77777777" w:rsidR="00B90BC6" w:rsidRPr="00D76E1A" w:rsidRDefault="00B90BC6" w:rsidP="00F14494">
            <w:pPr>
              <w:pStyle w:val="BodyText"/>
            </w:pPr>
            <w:r w:rsidRPr="00D76E1A">
              <w:t>Name</w:t>
            </w:r>
          </w:p>
        </w:tc>
        <w:tc>
          <w:tcPr>
            <w:tcW w:w="2020" w:type="dxa"/>
            <w:noWrap/>
            <w:hideMark/>
          </w:tcPr>
          <w:p w14:paraId="20E3D1C2" w14:textId="77777777" w:rsidR="00B90BC6" w:rsidRPr="00D76E1A" w:rsidRDefault="00B90BC6" w:rsidP="00F14494">
            <w:pPr>
              <w:pStyle w:val="BodyText"/>
            </w:pPr>
            <w:r w:rsidRPr="00D76E1A">
              <w:t>Group</w:t>
            </w:r>
          </w:p>
        </w:tc>
        <w:tc>
          <w:tcPr>
            <w:tcW w:w="1520" w:type="dxa"/>
            <w:noWrap/>
            <w:hideMark/>
          </w:tcPr>
          <w:p w14:paraId="5EF2B1C0" w14:textId="77777777" w:rsidR="00B90BC6" w:rsidRPr="00D76E1A" w:rsidRDefault="00B90BC6" w:rsidP="00F14494">
            <w:pPr>
              <w:pStyle w:val="BodyText"/>
            </w:pPr>
            <w:r w:rsidRPr="00D76E1A">
              <w:t>Office Phone</w:t>
            </w:r>
          </w:p>
        </w:tc>
      </w:tr>
      <w:tr w:rsidR="00B90BC6" w:rsidRPr="00014180" w14:paraId="0EEAA265" w14:textId="77777777" w:rsidTr="00B90BC6">
        <w:trPr>
          <w:trHeight w:val="300"/>
        </w:trPr>
        <w:tc>
          <w:tcPr>
            <w:tcW w:w="2140" w:type="dxa"/>
            <w:noWrap/>
            <w:hideMark/>
          </w:tcPr>
          <w:p w14:paraId="74269433"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14:paraId="07105720"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14:paraId="18EB1E00"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14:paraId="229FCE36" w14:textId="77777777" w:rsidTr="00B90BC6">
        <w:trPr>
          <w:trHeight w:val="300"/>
        </w:trPr>
        <w:tc>
          <w:tcPr>
            <w:tcW w:w="2140" w:type="dxa"/>
            <w:noWrap/>
            <w:hideMark/>
          </w:tcPr>
          <w:p w14:paraId="5A64BF9A"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14:paraId="661758A6"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14:paraId="28B0D31D"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14:paraId="35AD0C18" w14:textId="77777777" w:rsidTr="00B90BC6">
        <w:trPr>
          <w:trHeight w:val="300"/>
        </w:trPr>
        <w:tc>
          <w:tcPr>
            <w:tcW w:w="2140" w:type="dxa"/>
            <w:noWrap/>
            <w:hideMark/>
          </w:tcPr>
          <w:p w14:paraId="67B6BCD0"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Brian Stevenson</w:t>
            </w:r>
          </w:p>
        </w:tc>
        <w:tc>
          <w:tcPr>
            <w:tcW w:w="2020" w:type="dxa"/>
            <w:noWrap/>
            <w:hideMark/>
          </w:tcPr>
          <w:p w14:paraId="6876778A"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hideMark/>
          </w:tcPr>
          <w:p w14:paraId="23D4CC44"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202-904-0810</w:t>
            </w:r>
          </w:p>
        </w:tc>
      </w:tr>
      <w:tr w:rsidR="00B90BC6" w:rsidRPr="00014180" w14:paraId="1849B9ED" w14:textId="77777777" w:rsidTr="00B90BC6">
        <w:trPr>
          <w:trHeight w:val="300"/>
        </w:trPr>
        <w:tc>
          <w:tcPr>
            <w:tcW w:w="2140" w:type="dxa"/>
            <w:noWrap/>
            <w:hideMark/>
          </w:tcPr>
          <w:p w14:paraId="4AB5C1D2"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14:paraId="39D96B9B"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14:paraId="6501FCBD"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p>
        </w:tc>
      </w:tr>
      <w:tr w:rsidR="00B90BC6" w:rsidRPr="00014180" w14:paraId="6BAF6B35" w14:textId="77777777" w:rsidTr="00B90BC6">
        <w:trPr>
          <w:trHeight w:val="300"/>
        </w:trPr>
        <w:tc>
          <w:tcPr>
            <w:tcW w:w="2140" w:type="dxa"/>
            <w:noWrap/>
            <w:hideMark/>
          </w:tcPr>
          <w:p w14:paraId="5F6E75B7"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14:paraId="2BA6C54C"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1520" w:type="dxa"/>
            <w:noWrap/>
            <w:hideMark/>
          </w:tcPr>
          <w:p w14:paraId="37EBC9F4"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B90BC6" w:rsidRPr="00014180" w14:paraId="49BF44F9" w14:textId="77777777" w:rsidTr="00B90BC6">
        <w:trPr>
          <w:trHeight w:val="300"/>
        </w:trPr>
        <w:tc>
          <w:tcPr>
            <w:tcW w:w="2140" w:type="dxa"/>
            <w:noWrap/>
          </w:tcPr>
          <w:p w14:paraId="43B0BABA" w14:textId="77777777" w:rsidR="00B90BC6" w:rsidRPr="00014180" w:rsidDel="00F06115"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14:paraId="6DF84FC1"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006201F3">
              <w:rPr>
                <w:rFonts w:ascii="Times New Roman" w:eastAsia="Times New Roman"/>
                <w:color w:val="000000"/>
                <w:kern w:val="0"/>
                <w:lang w:eastAsia="en-US"/>
              </w:rPr>
              <w:t>BCDSS</w:t>
            </w:r>
            <w:r>
              <w:rPr>
                <w:rFonts w:ascii="Times New Roman" w:eastAsia="Times New Roman"/>
                <w:color w:val="000000"/>
                <w:kern w:val="0"/>
                <w:lang w:eastAsia="en-US"/>
              </w:rPr>
              <w:t>S Project Manager</w:t>
            </w:r>
          </w:p>
        </w:tc>
        <w:tc>
          <w:tcPr>
            <w:tcW w:w="1520" w:type="dxa"/>
            <w:noWrap/>
          </w:tcPr>
          <w:p w14:paraId="6A188550" w14:textId="77777777" w:rsidR="00B90BC6" w:rsidRPr="00D76E1A"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703-810-3413</w:t>
            </w:r>
          </w:p>
        </w:tc>
      </w:tr>
      <w:tr w:rsidR="00B90BC6" w:rsidRPr="00014180" w14:paraId="62983E75" w14:textId="77777777" w:rsidTr="00B90BC6">
        <w:trPr>
          <w:trHeight w:val="300"/>
        </w:trPr>
        <w:tc>
          <w:tcPr>
            <w:tcW w:w="2140" w:type="dxa"/>
            <w:noWrap/>
            <w:hideMark/>
          </w:tcPr>
          <w:p w14:paraId="49C5E869"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14:paraId="4871E9D2"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xml:space="preserve">PST </w:t>
            </w:r>
            <w:r w:rsidRPr="00791D25">
              <w:rPr>
                <w:rFonts w:ascii="Times New Roman" w:eastAsia="Times New Roman"/>
                <w:color w:val="000000"/>
                <w:kern w:val="0"/>
                <w:lang w:eastAsia="en-US"/>
              </w:rPr>
              <w:t>Requirements Analyst</w:t>
            </w:r>
          </w:p>
        </w:tc>
        <w:tc>
          <w:tcPr>
            <w:tcW w:w="1520" w:type="dxa"/>
            <w:noWrap/>
            <w:hideMark/>
          </w:tcPr>
          <w:p w14:paraId="552409C9"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14:paraId="5E090E42" w14:textId="77777777" w:rsidTr="00B90BC6">
        <w:trPr>
          <w:trHeight w:val="300"/>
        </w:trPr>
        <w:tc>
          <w:tcPr>
            <w:tcW w:w="2140" w:type="dxa"/>
            <w:noWrap/>
            <w:hideMark/>
          </w:tcPr>
          <w:p w14:paraId="05A0F190"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14:paraId="0A5FD9BD" w14:textId="77777777" w:rsidR="00B90BC6" w:rsidRPr="00014180" w:rsidRDefault="006201F3"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S Software Architect</w:t>
            </w:r>
          </w:p>
        </w:tc>
        <w:tc>
          <w:tcPr>
            <w:tcW w:w="1520" w:type="dxa"/>
            <w:noWrap/>
            <w:hideMark/>
          </w:tcPr>
          <w:p w14:paraId="1A30D286"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14:paraId="4C5E7A2A" w14:textId="77777777" w:rsidTr="00B90BC6">
        <w:trPr>
          <w:trHeight w:val="300"/>
        </w:trPr>
        <w:tc>
          <w:tcPr>
            <w:tcW w:w="2140" w:type="dxa"/>
            <w:noWrap/>
            <w:hideMark/>
          </w:tcPr>
          <w:p w14:paraId="1C74E0EE"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14:paraId="4AE5D3F7" w14:textId="77777777" w:rsidR="00B90BC6" w:rsidRPr="00014180" w:rsidRDefault="006201F3"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S </w:t>
            </w:r>
            <w:r w:rsidR="00B90BC6" w:rsidRPr="00014180">
              <w:rPr>
                <w:rFonts w:ascii="Times New Roman" w:eastAsia="Times New Roman"/>
                <w:color w:val="000000"/>
                <w:kern w:val="0"/>
                <w:lang w:eastAsia="en-US"/>
              </w:rPr>
              <w:t>Modeling SME</w:t>
            </w:r>
          </w:p>
        </w:tc>
        <w:tc>
          <w:tcPr>
            <w:tcW w:w="1520" w:type="dxa"/>
            <w:noWrap/>
            <w:hideMark/>
          </w:tcPr>
          <w:p w14:paraId="6E018BD6"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90BC6" w:rsidRPr="00014180" w14:paraId="7166924B" w14:textId="77777777" w:rsidTr="00B90BC6">
        <w:trPr>
          <w:trHeight w:val="300"/>
        </w:trPr>
        <w:tc>
          <w:tcPr>
            <w:tcW w:w="2140" w:type="dxa"/>
            <w:noWrap/>
            <w:hideMark/>
          </w:tcPr>
          <w:p w14:paraId="5F818CF9"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14:paraId="080A25FF" w14:textId="77777777" w:rsidR="00B90BC6" w:rsidRPr="00014180" w:rsidRDefault="006201F3"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S Database SME</w:t>
            </w:r>
          </w:p>
        </w:tc>
        <w:tc>
          <w:tcPr>
            <w:tcW w:w="1520" w:type="dxa"/>
            <w:noWrap/>
            <w:hideMark/>
          </w:tcPr>
          <w:p w14:paraId="08604C95"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14:paraId="3CF750E5" w14:textId="77777777" w:rsidTr="00B90BC6">
        <w:trPr>
          <w:trHeight w:val="300"/>
        </w:trPr>
        <w:tc>
          <w:tcPr>
            <w:tcW w:w="2140" w:type="dxa"/>
            <w:noWrap/>
            <w:hideMark/>
          </w:tcPr>
          <w:p w14:paraId="070740DC"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Pete Grazaitis</w:t>
            </w:r>
          </w:p>
        </w:tc>
        <w:tc>
          <w:tcPr>
            <w:tcW w:w="2020" w:type="dxa"/>
            <w:noWrap/>
            <w:hideMark/>
          </w:tcPr>
          <w:p w14:paraId="3C4FE3E8" w14:textId="77777777" w:rsidR="00B90BC6" w:rsidRPr="00014180" w:rsidRDefault="006201F3"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S D</w:t>
            </w:r>
            <w:r w:rsidR="00B90BC6" w:rsidRPr="00014180">
              <w:rPr>
                <w:rFonts w:ascii="Times New Roman" w:eastAsia="Times New Roman"/>
                <w:color w:val="000000"/>
                <w:kern w:val="0"/>
                <w:lang w:eastAsia="en-US"/>
              </w:rPr>
              <w:t>ev Lead</w:t>
            </w:r>
          </w:p>
        </w:tc>
        <w:tc>
          <w:tcPr>
            <w:tcW w:w="1520" w:type="dxa"/>
            <w:noWrap/>
            <w:hideMark/>
          </w:tcPr>
          <w:p w14:paraId="5FE706A8"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843-737-</w:t>
            </w:r>
            <w:commentRangeStart w:id="166"/>
            <w:r w:rsidRPr="00014180">
              <w:rPr>
                <w:rFonts w:ascii="Times New Roman" w:eastAsia="Times New Roman"/>
                <w:color w:val="000000"/>
                <w:kern w:val="0"/>
                <w:lang w:eastAsia="en-US"/>
              </w:rPr>
              <w:t>2673</w:t>
            </w:r>
            <w:commentRangeEnd w:id="166"/>
            <w:r>
              <w:rPr>
                <w:rStyle w:val="CommentReference"/>
              </w:rPr>
              <w:commentReference w:id="166"/>
            </w:r>
          </w:p>
        </w:tc>
      </w:tr>
      <w:tr w:rsidR="00B90BC6" w:rsidRPr="00014180" w14:paraId="7EC9B5A1" w14:textId="77777777" w:rsidTr="00B90BC6">
        <w:trPr>
          <w:trHeight w:val="300"/>
        </w:trPr>
        <w:tc>
          <w:tcPr>
            <w:tcW w:w="2140" w:type="dxa"/>
            <w:noWrap/>
            <w:hideMark/>
          </w:tcPr>
          <w:p w14:paraId="76E73050"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14:paraId="1E356613"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SCRUM Master</w:t>
            </w:r>
          </w:p>
        </w:tc>
        <w:tc>
          <w:tcPr>
            <w:tcW w:w="1520" w:type="dxa"/>
            <w:noWrap/>
            <w:hideMark/>
          </w:tcPr>
          <w:p w14:paraId="0199A7DF" w14:textId="77777777"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14:paraId="6166452A" w14:textId="77777777" w:rsidTr="00B90BC6">
        <w:trPr>
          <w:trHeight w:val="300"/>
        </w:trPr>
        <w:tc>
          <w:tcPr>
            <w:tcW w:w="2140" w:type="dxa"/>
            <w:noWrap/>
          </w:tcPr>
          <w:p w14:paraId="1B49D45B" w14:textId="77777777"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14:paraId="7A64779A" w14:textId="77777777" w:rsidR="00B90BC6" w:rsidRPr="00014180" w:rsidRDefault="00B90BC6" w:rsidP="00791D2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xml:space="preserve">PST </w:t>
            </w:r>
            <w:r w:rsidRPr="009801F6">
              <w:rPr>
                <w:rFonts w:ascii="Times New Roman" w:eastAsia="Times New Roman"/>
                <w:color w:val="000000"/>
                <w:kern w:val="0"/>
                <w:lang w:eastAsia="en-US"/>
              </w:rPr>
              <w:t>Developer</w:t>
            </w:r>
          </w:p>
        </w:tc>
        <w:tc>
          <w:tcPr>
            <w:tcW w:w="1520" w:type="dxa"/>
            <w:noWrap/>
          </w:tcPr>
          <w:p w14:paraId="7B4D5942" w14:textId="77777777"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14:paraId="7A5D6A7E" w14:textId="77777777" w:rsidTr="00B90BC6">
        <w:trPr>
          <w:trHeight w:val="300"/>
        </w:trPr>
        <w:tc>
          <w:tcPr>
            <w:tcW w:w="2140" w:type="dxa"/>
            <w:noWrap/>
            <w:hideMark/>
          </w:tcPr>
          <w:p w14:paraId="2B7856C4" w14:textId="77777777"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14:paraId="42A5765E" w14:textId="77777777" w:rsidR="00B90BC6" w:rsidRPr="00014180" w:rsidRDefault="00B90BC6" w:rsidP="0081397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xml:space="preserve">PST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14:paraId="60BAD3D5" w14:textId="77777777"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813975" w:rsidRPr="00014180" w14:paraId="55FA20B1" w14:textId="77777777" w:rsidTr="00B90BC6">
        <w:trPr>
          <w:trHeight w:val="300"/>
        </w:trPr>
        <w:tc>
          <w:tcPr>
            <w:tcW w:w="2140" w:type="dxa"/>
            <w:noWrap/>
          </w:tcPr>
          <w:p w14:paraId="6CCB54FD" w14:textId="77777777"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14:paraId="4F88596E" w14:textId="77777777" w:rsidR="00813975" w:rsidRPr="00F06115" w:rsidRDefault="00813975" w:rsidP="0081397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1520" w:type="dxa"/>
            <w:noWrap/>
          </w:tcPr>
          <w:p w14:paraId="3CDBC3FA" w14:textId="77777777"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14:paraId="30B5715B" w14:textId="77777777" w:rsidTr="00B90BC6">
        <w:trPr>
          <w:trHeight w:val="300"/>
        </w:trPr>
        <w:tc>
          <w:tcPr>
            <w:tcW w:w="2140" w:type="dxa"/>
            <w:noWrap/>
          </w:tcPr>
          <w:p w14:paraId="77C4FC17" w14:textId="77777777"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14:paraId="5B07FDBB" w14:textId="77777777" w:rsidR="00813975" w:rsidRPr="00014180"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Configuration Manager</w:t>
            </w:r>
          </w:p>
        </w:tc>
        <w:tc>
          <w:tcPr>
            <w:tcW w:w="1520" w:type="dxa"/>
            <w:noWrap/>
          </w:tcPr>
          <w:p w14:paraId="5C9DE70B" w14:textId="77777777"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14:paraId="3BCA7A2A" w14:textId="77777777" w:rsidR="00BD79F5" w:rsidRPr="00C05B97" w:rsidRDefault="005B3120" w:rsidP="00F14494">
      <w:pPr>
        <w:pStyle w:val="Heading1"/>
      </w:pPr>
      <w:bookmarkStart w:id="167" w:name="_Toc350864996"/>
      <w:bookmarkStart w:id="168" w:name="_Toc400010556"/>
      <w:bookmarkStart w:id="169" w:name="_Toc442711690"/>
      <w:r w:rsidRPr="00C05B97">
        <w:rPr>
          <w:rStyle w:val="CharAttribute0"/>
          <w:rFonts w:ascii="Times New Roman" w:eastAsiaTheme="majorEastAsia" w:hAnsi="Times New Roman"/>
          <w:b/>
        </w:rPr>
        <w:t>Requirements Traceability Matrix (RTM)</w:t>
      </w:r>
      <w:bookmarkEnd w:id="167"/>
      <w:bookmarkEnd w:id="168"/>
      <w:bookmarkEnd w:id="169"/>
    </w:p>
    <w:p w14:paraId="61BD6962" w14:textId="77777777" w:rsidR="00C05B97" w:rsidRDefault="00FF3466" w:rsidP="00F14494">
      <w:pPr>
        <w:pStyle w:val="Bullet1"/>
        <w:rPr>
          <w:szCs w:val="24"/>
        </w:rPr>
      </w:pPr>
      <w:bookmarkStart w:id="170" w:name="_Toc372193708"/>
      <w:bookmarkStart w:id="171"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70"/>
      <w:bookmarkEnd w:id="171"/>
    </w:p>
    <w:p w14:paraId="3A80C36C" w14:textId="77777777" w:rsidR="00BD79F5" w:rsidRPr="00C05B97" w:rsidRDefault="005B3120" w:rsidP="00F14494">
      <w:pPr>
        <w:pStyle w:val="Heading1"/>
      </w:pPr>
      <w:bookmarkStart w:id="172" w:name="_Toc350864998"/>
      <w:bookmarkStart w:id="173" w:name="_Toc400010558"/>
      <w:bookmarkStart w:id="174" w:name="_Toc442711691"/>
      <w:r w:rsidRPr="00C05B97">
        <w:rPr>
          <w:rStyle w:val="CharAttribute0"/>
          <w:rFonts w:ascii="Times New Roman" w:eastAsiaTheme="majorEastAsia" w:hAnsi="Times New Roman"/>
          <w:b/>
        </w:rPr>
        <w:t>Disaster Recovery Plan</w:t>
      </w:r>
      <w:bookmarkEnd w:id="172"/>
      <w:bookmarkEnd w:id="173"/>
      <w:bookmarkEnd w:id="174"/>
      <w:r w:rsidR="007A5C2C" w:rsidRPr="00C05B97">
        <w:rPr>
          <w:rStyle w:val="CharAttribute0"/>
          <w:rFonts w:ascii="Times New Roman" w:eastAsiaTheme="majorEastAsia" w:hAnsi="Times New Roman"/>
          <w:b/>
        </w:rPr>
        <w:t xml:space="preserve"> </w:t>
      </w:r>
    </w:p>
    <w:p w14:paraId="78D5D282" w14:textId="77777777"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14:paraId="3DF9C1FC" w14:textId="77777777" w:rsidR="00BD79F5" w:rsidRPr="00C05B97" w:rsidRDefault="005B3120" w:rsidP="00F14494">
      <w:pPr>
        <w:pStyle w:val="Heading1"/>
      </w:pPr>
      <w:bookmarkStart w:id="175" w:name="_Toc350864999"/>
      <w:bookmarkStart w:id="176" w:name="_Toc400010559"/>
      <w:bookmarkStart w:id="177" w:name="_Toc442711692"/>
      <w:r w:rsidRPr="00C05B97">
        <w:rPr>
          <w:rStyle w:val="CharAttribute0"/>
          <w:rFonts w:ascii="Times New Roman" w:eastAsiaTheme="majorEastAsia" w:hAnsi="Times New Roman"/>
          <w:b/>
        </w:rPr>
        <w:t>Reference Materials</w:t>
      </w:r>
      <w:bookmarkEnd w:id="175"/>
      <w:bookmarkEnd w:id="176"/>
      <w:bookmarkEnd w:id="177"/>
    </w:p>
    <w:p w14:paraId="3193A4A8"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14:paraId="08209F25"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14:paraId="6686074F"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14:paraId="3ED35CBB"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14:paraId="4D995583"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14:paraId="0E726BCB"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14:paraId="569DFF1F"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14:paraId="065120D5" w14:textId="77777777"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14:paraId="71653350" w14:textId="77777777"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14:paraId="526E7D25" w14:textId="77777777" w:rsidR="00BD79F5" w:rsidRPr="001E5DC1" w:rsidRDefault="005B3120" w:rsidP="008E45CA">
      <w:pPr>
        <w:pStyle w:val="ParaAttribute9"/>
        <w:jc w:val="both"/>
      </w:pPr>
      <w:r>
        <w:br w:type="page"/>
      </w:r>
      <w:bookmarkStart w:id="178" w:name="_Toc350865000"/>
      <w:r w:rsidR="00A05AC1">
        <w:rPr>
          <w:rStyle w:val="CharAttribute27"/>
          <w:rFonts w:ascii="Times New Roman" w:eastAsiaTheme="majorEastAsia" w:hAnsi="Times New Roman"/>
          <w:sz w:val="36"/>
        </w:rPr>
        <w:t xml:space="preserve">    </w:t>
      </w:r>
      <w:r w:rsidRPr="001E5DC1">
        <w:rPr>
          <w:rStyle w:val="CharAttribute27"/>
          <w:rFonts w:ascii="Times New Roman" w:eastAsiaTheme="majorEastAsia" w:hAnsi="Times New Roman"/>
          <w:sz w:val="36"/>
        </w:rPr>
        <w:t>Approval Signatures</w:t>
      </w:r>
      <w:bookmarkEnd w:id="178"/>
    </w:p>
    <w:p w14:paraId="73C3E2A8" w14:textId="77777777" w:rsidR="00BD79F5" w:rsidRPr="005475D1" w:rsidRDefault="005B3120" w:rsidP="00F14494">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14:paraId="3CDB4EA7" w14:textId="77777777"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14:paraId="44652DD1" w14:textId="77777777"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14:paraId="789B79E6" w14:textId="77777777"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14:paraId="7FA057A0" w14:textId="77777777" w:rsidR="00BD79F5" w:rsidRPr="005475D1" w:rsidRDefault="005B3120" w:rsidP="00F14494">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14:paraId="454E84B1" w14:textId="77777777" w:rsidR="00C05B97" w:rsidRDefault="00C05B97" w:rsidP="00F14494">
      <w:pPr>
        <w:pStyle w:val="BodyText"/>
      </w:pPr>
    </w:p>
    <w:p w14:paraId="704565F8" w14:textId="77777777"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ins w:id="179" w:author="Darrell Dorman" w:date="2016-04-28T08:28:00Z">
        <w:r w:rsidR="00423FB3">
          <w:rPr>
            <w:rStyle w:val="CharAttribute10"/>
            <w:rFonts w:eastAsia="Batang"/>
            <w:noProof/>
            <w:szCs w:val="24"/>
          </w:rPr>
          <w:t>April 28, 2016</w:t>
        </w:r>
      </w:ins>
      <w:del w:id="180" w:author="Darrell Dorman" w:date="2016-04-28T08:28:00Z">
        <w:r w:rsidR="00540B95" w:rsidDel="00423FB3">
          <w:rPr>
            <w:rStyle w:val="CharAttribute10"/>
            <w:rFonts w:eastAsia="Batang"/>
            <w:noProof/>
            <w:szCs w:val="24"/>
          </w:rPr>
          <w:delText>April 27, 2016</w:delText>
        </w:r>
      </w:del>
      <w:r>
        <w:rPr>
          <w:rStyle w:val="CharAttribute10"/>
          <w:rFonts w:eastAsia="Batang"/>
          <w:szCs w:val="24"/>
        </w:rPr>
        <w:fldChar w:fldCharType="end"/>
      </w:r>
      <w:r w:rsidR="005B3120">
        <w:rPr>
          <w:rStyle w:val="CharAttribute10"/>
          <w:rFonts w:eastAsia="Batang"/>
          <w:szCs w:val="24"/>
        </w:rPr>
        <w:t xml:space="preserve">: </w:t>
      </w:r>
    </w:p>
    <w:p w14:paraId="3165DBF9" w14:textId="77777777" w:rsidR="00BD79F5" w:rsidRDefault="00BD79F5">
      <w:pPr>
        <w:pStyle w:val="ParaAttribute6"/>
        <w:rPr>
          <w:rFonts w:eastAsia="Times New Roman"/>
          <w:sz w:val="24"/>
          <w:szCs w:val="24"/>
        </w:rPr>
      </w:pPr>
    </w:p>
    <w:p w14:paraId="2BB4A31E" w14:textId="77777777"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14:paraId="4BE29090" w14:textId="77777777"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14:paraId="4DD0B5E9" w14:textId="77777777" w:rsidR="00BD79F5" w:rsidRDefault="00BD79F5">
      <w:pPr>
        <w:pStyle w:val="ParaAttribute6"/>
        <w:rPr>
          <w:rFonts w:eastAsia="Times New Roman"/>
          <w:sz w:val="24"/>
          <w:szCs w:val="24"/>
        </w:rPr>
      </w:pPr>
    </w:p>
    <w:p w14:paraId="5ADF7E10" w14:textId="77777777" w:rsidR="00C05B97" w:rsidRDefault="00C05B97">
      <w:pPr>
        <w:pStyle w:val="ParaAttribute6"/>
        <w:rPr>
          <w:rFonts w:eastAsia="Times New Roman"/>
          <w:sz w:val="24"/>
          <w:szCs w:val="24"/>
        </w:rPr>
      </w:pPr>
    </w:p>
    <w:p w14:paraId="4AF42486" w14:textId="77777777"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14:paraId="1329F410" w14:textId="77777777"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14:paraId="4B84B2F3" w14:textId="77777777" w:rsidR="00BD79F5" w:rsidRDefault="00BD79F5">
      <w:pPr>
        <w:pStyle w:val="ParaAttribute6"/>
        <w:rPr>
          <w:rFonts w:eastAsia="Times New Roman"/>
          <w:sz w:val="24"/>
          <w:szCs w:val="24"/>
        </w:rPr>
      </w:pPr>
    </w:p>
    <w:p w14:paraId="3CD1E367" w14:textId="77777777" w:rsidR="00C05B97" w:rsidRDefault="00C05B97">
      <w:pPr>
        <w:pStyle w:val="ParaAttribute6"/>
        <w:rPr>
          <w:rFonts w:eastAsia="Times New Roman"/>
          <w:sz w:val="24"/>
          <w:szCs w:val="24"/>
        </w:rPr>
      </w:pPr>
    </w:p>
    <w:p w14:paraId="5B0DB910" w14:textId="77777777"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14:paraId="38818211" w14:textId="77777777"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14:paraId="5B678530" w14:textId="77777777" w:rsidR="00BD79F5" w:rsidRDefault="00BD79F5">
      <w:pPr>
        <w:pStyle w:val="ParaAttribute6"/>
        <w:rPr>
          <w:rFonts w:eastAsia="Times New Roman"/>
          <w:sz w:val="24"/>
          <w:szCs w:val="24"/>
        </w:rPr>
      </w:pPr>
    </w:p>
    <w:p w14:paraId="2D6D796D" w14:textId="77777777" w:rsidR="00BD79F5" w:rsidRDefault="00BD79F5" w:rsidP="00C05B97">
      <w:pPr>
        <w:pStyle w:val="ParaAttribute9"/>
        <w:rPr>
          <w:rFonts w:eastAsia="Times New Roman"/>
          <w:i/>
          <w:color w:val="0000FF"/>
          <w:sz w:val="24"/>
          <w:szCs w:val="24"/>
        </w:rPr>
      </w:pPr>
    </w:p>
    <w:sectPr w:rsidR="00BD79F5" w:rsidSect="00A4581A">
      <w:headerReference w:type="default" r:id="rId47"/>
      <w:footerReference w:type="default" r:id="rId48"/>
      <w:pgSz w:w="12240" w:h="15840" w:code="1"/>
      <w:pgMar w:top="1440" w:right="900" w:bottom="1440" w:left="1440" w:header="851" w:footer="332" w:gutter="0"/>
      <w:pgNumType w:start="1"/>
      <w:cols w:space="720"/>
      <w:docGrid w:linePitch="360" w:charSpace="2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Brian Stevenson" w:date="2016-04-01T10:33:00Z" w:initials="BKS">
    <w:p w14:paraId="2A80F41B" w14:textId="77777777" w:rsidR="00540B95" w:rsidRDefault="00540B95">
      <w:pPr>
        <w:pStyle w:val="CommentText"/>
      </w:pPr>
      <w:r>
        <w:rPr>
          <w:rStyle w:val="CommentReference"/>
        </w:rPr>
        <w:annotationRef/>
      </w:r>
      <w:r>
        <w:t>Darrel Dorman is not on this list.  Please add him.</w:t>
      </w:r>
    </w:p>
  </w:comment>
  <w:comment w:id="19" w:author="Brian Stevenson" w:date="2016-04-01T10:35:00Z" w:initials="BKS">
    <w:p w14:paraId="30216861" w14:textId="77777777" w:rsidR="00540B95" w:rsidRDefault="00540B95">
      <w:pPr>
        <w:pStyle w:val="CommentText"/>
      </w:pPr>
      <w:r>
        <w:rPr>
          <w:rStyle w:val="CommentReference"/>
        </w:rPr>
        <w:annotationRef/>
      </w:r>
      <w:r>
        <w:t>We understand that Jeff is out of country and unable to stay on board?  What is your contingency plan for dealing with this?</w:t>
      </w:r>
    </w:p>
  </w:comment>
  <w:comment w:id="25" w:author="Department of Veterans Affairs" w:date="2016-04-01T11:56:00Z" w:initials="DoVA">
    <w:p w14:paraId="0CAE3067" w14:textId="77777777" w:rsidR="00540B95" w:rsidRDefault="00540B95">
      <w:pPr>
        <w:pStyle w:val="CommentText"/>
      </w:pPr>
      <w:r>
        <w:rPr>
          <w:rStyle w:val="CommentReference"/>
        </w:rPr>
        <w:annotationRef/>
      </w:r>
      <w:r>
        <w:t xml:space="preserve">As mentioned, normally there is a briefing to business team of how this Agile method will work in the project and how it will be carried out. </w:t>
      </w:r>
    </w:p>
  </w:comment>
  <w:comment w:id="26" w:author="Rebecca Garcia DeJesus" w:date="2016-04-27T11:50:00Z" w:initials="RGDJ">
    <w:p w14:paraId="118386C2" w14:textId="77777777" w:rsidR="00540B95" w:rsidRDefault="00540B95">
      <w:pPr>
        <w:pStyle w:val="CommentText"/>
      </w:pPr>
      <w:r>
        <w:rPr>
          <w:rStyle w:val="CommentReference"/>
        </w:rPr>
        <w:annotationRef/>
      </w:r>
      <w:r>
        <w:t>Addressed on SME Meeting (April 15</w:t>
      </w:r>
      <w:r w:rsidRPr="00540B95">
        <w:rPr>
          <w:vertAlign w:val="superscript"/>
        </w:rPr>
        <w:t>th</w:t>
      </w:r>
      <w:r>
        <w:t>)</w:t>
      </w:r>
    </w:p>
  </w:comment>
  <w:comment w:id="32" w:author="Department of Veterans Affairs" w:date="2016-04-01T12:23:00Z" w:initials="DoVA">
    <w:p w14:paraId="7DD581D0" w14:textId="77777777" w:rsidR="00540B95" w:rsidRDefault="00540B95">
      <w:pPr>
        <w:pStyle w:val="CommentText"/>
      </w:pPr>
      <w:r>
        <w:rPr>
          <w:rStyle w:val="CommentReference"/>
        </w:rPr>
        <w:annotationRef/>
      </w:r>
      <w:r>
        <w:t>We discussed early on that VA is not using nosql at this juncture</w:t>
      </w:r>
    </w:p>
  </w:comment>
  <w:comment w:id="47" w:author="Department of Veterans Affairs" w:date="2016-04-03T17:02:00Z" w:initials="DoVA">
    <w:p w14:paraId="02E1F164" w14:textId="77777777" w:rsidR="00540B95" w:rsidRDefault="00540B95">
      <w:pPr>
        <w:pStyle w:val="CommentText"/>
      </w:pPr>
      <w:r>
        <w:rPr>
          <w:rStyle w:val="CommentReference"/>
        </w:rPr>
        <w:annotationRef/>
      </w:r>
      <w:r>
        <w:t>We have gone over this several times. VA doesn</w:t>
      </w:r>
      <w:r>
        <w:t>’</w:t>
      </w:r>
      <w:r>
        <w:t>t have NOSQL as accepted approach.</w:t>
      </w:r>
    </w:p>
  </w:comment>
  <w:comment w:id="88" w:author="Brian Stevenson" w:date="2016-04-01T10:44:00Z" w:initials="BKS">
    <w:p w14:paraId="30F6414D" w14:textId="77777777" w:rsidR="00540B95" w:rsidRDefault="00540B95">
      <w:pPr>
        <w:pStyle w:val="CommentText"/>
      </w:pPr>
      <w:r>
        <w:rPr>
          <w:rStyle w:val="CommentReference"/>
        </w:rPr>
        <w:annotationRef/>
      </w:r>
      <w:r>
        <w:t>Sprint Cycles are 30 days.  Bi-weekly meetings can be called whatever you want.  I would call them Bi-Weekly User Stories or something that doesn</w:t>
      </w:r>
      <w:r>
        <w:t>’</w:t>
      </w:r>
      <w:r>
        <w:t>t cos mental conflict with the word Sprint.  Therefore, every 2 weeks a meeting shall be held, which means there are likely 2 meetings per 30 day Scrum/Sprint to reflect these materials.  At the end of each 30 Day Sprint/Scrum Cycle, a demonstration/video is due that represents the current state of the work being performed by the Contractor.</w:t>
      </w:r>
    </w:p>
  </w:comment>
  <w:comment w:id="89" w:author="Brian Stevenson" w:date="2016-04-01T10:45:00Z" w:initials="BKS">
    <w:p w14:paraId="7233F4BF" w14:textId="77777777" w:rsidR="00540B95" w:rsidRDefault="00540B95">
      <w:pPr>
        <w:pStyle w:val="CommentText"/>
      </w:pPr>
      <w:r>
        <w:rPr>
          <w:rStyle w:val="CommentReference"/>
        </w:rPr>
        <w:annotationRef/>
      </w:r>
      <w:r>
        <w:t>I want you to separate what you are calling sprints or scrums from the biweekly cycle just to paint a clear picture.</w:t>
      </w:r>
    </w:p>
  </w:comment>
  <w:comment w:id="90" w:author="Brian Stevenson" w:date="2016-04-01T10:46:00Z" w:initials="BKS">
    <w:p w14:paraId="4E41490F" w14:textId="77777777" w:rsidR="00540B95" w:rsidRDefault="00540B95">
      <w:pPr>
        <w:pStyle w:val="CommentText"/>
      </w:pPr>
      <w:r>
        <w:rPr>
          <w:rStyle w:val="CommentReference"/>
        </w:rPr>
        <w:annotationRef/>
      </w:r>
      <w:r>
        <w:t>Don</w:t>
      </w:r>
      <w:r>
        <w:t>’</w:t>
      </w:r>
      <w:r>
        <w:t>t forget the documentation revisions that also coincide with this event.</w:t>
      </w:r>
    </w:p>
  </w:comment>
  <w:comment w:id="91" w:author="Brian Stevenson" w:date="2016-04-01T10:47:00Z" w:initials="BKS">
    <w:p w14:paraId="399CA016" w14:textId="77777777" w:rsidR="00540B95" w:rsidRDefault="00540B95">
      <w:pPr>
        <w:pStyle w:val="CommentText"/>
      </w:pPr>
      <w:r>
        <w:rPr>
          <w:rStyle w:val="CommentReference"/>
        </w:rPr>
        <w:annotationRef/>
      </w:r>
      <w:r>
        <w:t>We should have been using this all along per the requirements of the award and from what ProSphere initially said it would do in its proposal.  Let</w:t>
      </w:r>
      <w:r>
        <w:t>’</w:t>
      </w:r>
      <w:r>
        <w:t xml:space="preserve">s implement this now so that we have it down pat for the development of the </w:t>
      </w:r>
      <w:r w:rsidR="006201F3">
        <w:t>BCDSS</w:t>
      </w:r>
      <w:r>
        <w:t xml:space="preserve"> system.</w:t>
      </w:r>
    </w:p>
  </w:comment>
  <w:comment w:id="92" w:author="Brian Stevenson" w:date="2016-04-01T10:48:00Z" w:initials="BKS">
    <w:p w14:paraId="48B64B73" w14:textId="77777777" w:rsidR="00540B95" w:rsidRDefault="00540B95">
      <w:pPr>
        <w:pStyle w:val="CommentText"/>
      </w:pPr>
      <w:r>
        <w:rPr>
          <w:rStyle w:val="CommentReference"/>
        </w:rPr>
        <w:annotationRef/>
      </w:r>
      <w:r>
        <w:t>This is correct. You will engage BC Collins for the transfer of this data.</w:t>
      </w:r>
    </w:p>
  </w:comment>
  <w:comment w:id="111" w:author="Brian Stevenson" w:date="2016-04-01T10:51:00Z" w:initials="BKS">
    <w:p w14:paraId="1479645B" w14:textId="77777777" w:rsidR="00540B95" w:rsidRDefault="00540B95">
      <w:pPr>
        <w:pStyle w:val="CommentText"/>
      </w:pPr>
      <w:r>
        <w:rPr>
          <w:rStyle w:val="CommentReference"/>
        </w:rPr>
        <w:annotationRef/>
      </w:r>
      <w:r>
        <w:t>Also include name of deliverable</w:t>
      </w:r>
    </w:p>
  </w:comment>
  <w:comment w:id="112" w:author="Brian Stevenson" w:date="2016-04-01T10:52:00Z" w:initials="BKS">
    <w:p w14:paraId="100BA7EA" w14:textId="77777777" w:rsidR="00540B95" w:rsidRDefault="00540B95">
      <w:pPr>
        <w:pStyle w:val="CommentText"/>
      </w:pPr>
      <w:r>
        <w:rPr>
          <w:rStyle w:val="CommentReference"/>
        </w:rPr>
        <w:annotationRef/>
      </w:r>
      <w:r>
        <w:rPr>
          <w:rStyle w:val="CommentReference"/>
        </w:rPr>
        <w:annotationRef/>
      </w:r>
      <w:r>
        <w:t>Also include name of deliverable</w:t>
      </w:r>
    </w:p>
  </w:comment>
  <w:comment w:id="113" w:author="Brian Stevenson" w:date="2016-04-01T10:52:00Z" w:initials="BKS">
    <w:p w14:paraId="2A357FF8" w14:textId="77777777" w:rsidR="00540B95" w:rsidRDefault="00540B95">
      <w:pPr>
        <w:pStyle w:val="CommentText"/>
      </w:pPr>
      <w:r>
        <w:rPr>
          <w:rStyle w:val="CommentReference"/>
        </w:rPr>
        <w:annotationRef/>
      </w:r>
      <w:r>
        <w:t>Also include name of deliverable</w:t>
      </w:r>
    </w:p>
  </w:comment>
  <w:comment w:id="114" w:author="Brian Stevenson" w:date="2016-04-01T10:52:00Z" w:initials="BKS">
    <w:p w14:paraId="617B1D44" w14:textId="77777777" w:rsidR="00540B95" w:rsidRDefault="00540B95">
      <w:pPr>
        <w:pStyle w:val="CommentText"/>
      </w:pPr>
      <w:r>
        <w:rPr>
          <w:rStyle w:val="CommentReference"/>
        </w:rPr>
        <w:annotationRef/>
      </w:r>
      <w:r>
        <w:t>Also include name of deliverable</w:t>
      </w:r>
    </w:p>
  </w:comment>
  <w:comment w:id="115" w:author="Brian Stevenson" w:date="2016-04-01T10:52:00Z" w:initials="BKS">
    <w:p w14:paraId="4B1EA12E" w14:textId="77777777" w:rsidR="00540B95" w:rsidRDefault="00540B95">
      <w:pPr>
        <w:pStyle w:val="CommentText"/>
      </w:pPr>
      <w:r>
        <w:rPr>
          <w:rStyle w:val="CommentReference"/>
        </w:rPr>
        <w:annotationRef/>
      </w:r>
      <w:r>
        <w:t>Also include name of deliverable</w:t>
      </w:r>
    </w:p>
  </w:comment>
  <w:comment w:id="116" w:author="Brian Stevenson" w:date="2016-04-01T10:52:00Z" w:initials="BKS">
    <w:p w14:paraId="711A35A1" w14:textId="77777777" w:rsidR="00540B95" w:rsidRDefault="00540B95">
      <w:pPr>
        <w:pStyle w:val="CommentText"/>
      </w:pPr>
      <w:r>
        <w:rPr>
          <w:rStyle w:val="CommentReference"/>
        </w:rPr>
        <w:annotationRef/>
      </w:r>
      <w:r>
        <w:t>Also include name of deliverable</w:t>
      </w:r>
    </w:p>
  </w:comment>
  <w:comment w:id="166" w:author="Brian Stevenson" w:date="2016-04-01T10:57:00Z" w:initials="BKS">
    <w:p w14:paraId="15884C1D" w14:textId="77777777" w:rsidR="00540B95" w:rsidRDefault="00540B95">
      <w:pPr>
        <w:pStyle w:val="CommentText"/>
      </w:pPr>
      <w:r>
        <w:rPr>
          <w:rStyle w:val="CommentReference"/>
        </w:rPr>
        <w:annotationRef/>
      </w:r>
      <w:r>
        <w:t>Where</w:t>
      </w:r>
      <w:r>
        <w:t>’</w:t>
      </w:r>
      <w:r>
        <w:t>s Darrell?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0F41B" w15:done="0"/>
  <w15:commentEx w15:paraId="30216861" w15:done="0"/>
  <w15:commentEx w15:paraId="0CAE3067" w15:done="0"/>
  <w15:commentEx w15:paraId="118386C2" w15:done="0"/>
  <w15:commentEx w15:paraId="7DD581D0" w15:done="0"/>
  <w15:commentEx w15:paraId="02E1F164" w15:done="0"/>
  <w15:commentEx w15:paraId="30F6414D" w15:done="0"/>
  <w15:commentEx w15:paraId="7233F4BF" w15:done="0"/>
  <w15:commentEx w15:paraId="4E41490F" w15:done="0"/>
  <w15:commentEx w15:paraId="399CA016" w15:done="0"/>
  <w15:commentEx w15:paraId="48B64B73" w15:done="0"/>
  <w15:commentEx w15:paraId="1479645B" w15:done="0"/>
  <w15:commentEx w15:paraId="100BA7EA" w15:done="0"/>
  <w15:commentEx w15:paraId="2A357FF8" w15:done="0"/>
  <w15:commentEx w15:paraId="617B1D44" w15:done="0"/>
  <w15:commentEx w15:paraId="4B1EA12E" w15:done="0"/>
  <w15:commentEx w15:paraId="711A35A1" w15:done="0"/>
  <w15:commentEx w15:paraId="15884C1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C3603" w14:textId="77777777" w:rsidR="00DC6EDF" w:rsidRDefault="00DC6EDF" w:rsidP="00C90383">
      <w:r>
        <w:separator/>
      </w:r>
    </w:p>
  </w:endnote>
  <w:endnote w:type="continuationSeparator" w:id="0">
    <w:p w14:paraId="3047B41A" w14:textId="77777777" w:rsidR="00DC6EDF" w:rsidRDefault="00DC6EDF"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BA634" w14:textId="77777777" w:rsidR="00540B95" w:rsidRDefault="006201F3">
    <w:pPr>
      <w:pStyle w:val="Footer"/>
    </w:pPr>
    <w:r>
      <w:t>BCDSS</w:t>
    </w:r>
    <w:r w:rsidR="00540B95">
      <w:t xml:space="preserve"> System </w:t>
    </w:r>
  </w:p>
  <w:p w14:paraId="6243BDFA" w14:textId="77777777" w:rsidR="00540B95" w:rsidRDefault="00540B95">
    <w:pPr>
      <w:pStyle w:val="Footer"/>
    </w:pPr>
    <w:r>
      <w:t>CPMP</w:t>
    </w:r>
    <w:r>
      <w:tab/>
    </w:r>
    <w:r>
      <w:fldChar w:fldCharType="begin"/>
    </w:r>
    <w:r>
      <w:instrText xml:space="preserve"> PAGE   \* MERGEFORMAT </w:instrText>
    </w:r>
    <w:r>
      <w:fldChar w:fldCharType="separate"/>
    </w:r>
    <w:r w:rsidR="00423FB3">
      <w:rPr>
        <w:noProof/>
      </w:rPr>
      <w:t>i</w:t>
    </w:r>
    <w:r>
      <w:rPr>
        <w:noProof/>
      </w:rPr>
      <w:fldChar w:fldCharType="end"/>
    </w:r>
    <w:r>
      <w:rPr>
        <w:noProof/>
      </w:rPr>
      <w:tab/>
      <w:t>November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298" w14:textId="77777777" w:rsidR="00540B95" w:rsidRDefault="006201F3">
    <w:pPr>
      <w:pStyle w:val="Footer"/>
    </w:pPr>
    <w:r>
      <w:t>BCDSS</w:t>
    </w:r>
    <w:r w:rsidR="00540B95">
      <w:t xml:space="preserve"> System </w:t>
    </w:r>
  </w:p>
  <w:p w14:paraId="196701FE" w14:textId="77777777" w:rsidR="00540B95" w:rsidRDefault="00540B95">
    <w:pPr>
      <w:pStyle w:val="Footer"/>
    </w:pPr>
    <w:r>
      <w:t>CPMP</w:t>
    </w:r>
    <w:r>
      <w:tab/>
    </w:r>
    <w:r>
      <w:fldChar w:fldCharType="begin"/>
    </w:r>
    <w:r>
      <w:instrText xml:space="preserve"> PAGE   \* MERGEFORMAT </w:instrText>
    </w:r>
    <w:r>
      <w:fldChar w:fldCharType="separate"/>
    </w:r>
    <w:r w:rsidR="00423FB3">
      <w:rPr>
        <w:noProof/>
      </w:rPr>
      <w:t>5</w:t>
    </w:r>
    <w:r>
      <w:rPr>
        <w:noProof/>
      </w:rPr>
      <w:fldChar w:fldCharType="end"/>
    </w:r>
    <w:r>
      <w:rPr>
        <w:noProof/>
      </w:rPr>
      <w:tab/>
      <w:t>November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7C34E" w14:textId="77777777" w:rsidR="00DC6EDF" w:rsidRDefault="00DC6EDF" w:rsidP="00C90383">
      <w:r>
        <w:separator/>
      </w:r>
    </w:p>
  </w:footnote>
  <w:footnote w:type="continuationSeparator" w:id="0">
    <w:p w14:paraId="7528824D" w14:textId="77777777" w:rsidR="00DC6EDF" w:rsidRDefault="00DC6EDF"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E0A24" w14:textId="77777777" w:rsidR="00540B95" w:rsidRDefault="00540B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FDAC" w14:textId="77777777" w:rsidR="00540B95" w:rsidRDefault="00540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6"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7A462D88"/>
    <w:multiLevelType w:val="multilevel"/>
    <w:tmpl w:val="98800FB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3"/>
  </w:num>
  <w:num w:numId="3">
    <w:abstractNumId w:val="19"/>
  </w:num>
  <w:num w:numId="4">
    <w:abstractNumId w:val="22"/>
  </w:num>
  <w:num w:numId="5">
    <w:abstractNumId w:val="11"/>
  </w:num>
  <w:num w:numId="6">
    <w:abstractNumId w:val="2"/>
  </w:num>
  <w:num w:numId="7">
    <w:abstractNumId w:val="16"/>
  </w:num>
  <w:num w:numId="8">
    <w:abstractNumId w:val="5"/>
  </w:num>
  <w:num w:numId="9">
    <w:abstractNumId w:val="20"/>
  </w:num>
  <w:num w:numId="10">
    <w:abstractNumId w:val="21"/>
  </w:num>
  <w:num w:numId="11">
    <w:abstractNumId w:val="6"/>
  </w:num>
  <w:num w:numId="12">
    <w:abstractNumId w:val="8"/>
  </w:num>
  <w:num w:numId="13">
    <w:abstractNumId w:val="1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7"/>
  </w:num>
  <w:num w:numId="17">
    <w:abstractNumId w:val="0"/>
  </w:num>
  <w:num w:numId="18">
    <w:abstractNumId w:val="14"/>
  </w:num>
  <w:num w:numId="19">
    <w:abstractNumId w:val="3"/>
  </w:num>
  <w:num w:numId="20">
    <w:abstractNumId w:val="17"/>
  </w:num>
  <w:num w:numId="21">
    <w:abstractNumId w:val="9"/>
  </w:num>
  <w:num w:numId="22">
    <w:abstractNumId w:val="4"/>
  </w:num>
  <w:num w:numId="23">
    <w:abstractNumId w:val="1"/>
  </w:num>
  <w:num w:numId="24">
    <w:abstractNumId w:val="10"/>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ca Garcia DeJesus">
    <w15:presenceInfo w15:providerId="None" w15:userId="Rebecca Garcia DeJesus"/>
  </w15:person>
  <w15:person w15:author="Darrell Dorman">
    <w15:presenceInfo w15:providerId="AD" w15:userId="S-1-5-21-2352681125-3183802645-2851181903-1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trackRevisions/>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1015D"/>
    <w:rsid w:val="00014180"/>
    <w:rsid w:val="00014C1A"/>
    <w:rsid w:val="00025049"/>
    <w:rsid w:val="00030672"/>
    <w:rsid w:val="0004060D"/>
    <w:rsid w:val="00047FF0"/>
    <w:rsid w:val="00056011"/>
    <w:rsid w:val="000565C7"/>
    <w:rsid w:val="00062A91"/>
    <w:rsid w:val="00064579"/>
    <w:rsid w:val="00066AA0"/>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1011EC"/>
    <w:rsid w:val="00114F90"/>
    <w:rsid w:val="0011534A"/>
    <w:rsid w:val="00120D14"/>
    <w:rsid w:val="00126243"/>
    <w:rsid w:val="00135D57"/>
    <w:rsid w:val="00135F8D"/>
    <w:rsid w:val="0013760F"/>
    <w:rsid w:val="00153FC2"/>
    <w:rsid w:val="001620E2"/>
    <w:rsid w:val="00165285"/>
    <w:rsid w:val="00174377"/>
    <w:rsid w:val="001774D0"/>
    <w:rsid w:val="001C0979"/>
    <w:rsid w:val="001C2FC7"/>
    <w:rsid w:val="001D37C4"/>
    <w:rsid w:val="001E541C"/>
    <w:rsid w:val="001E5DC1"/>
    <w:rsid w:val="001F05CE"/>
    <w:rsid w:val="001F345B"/>
    <w:rsid w:val="002012DF"/>
    <w:rsid w:val="00204B01"/>
    <w:rsid w:val="0021014D"/>
    <w:rsid w:val="0021227C"/>
    <w:rsid w:val="00226F80"/>
    <w:rsid w:val="0023137F"/>
    <w:rsid w:val="00231CEF"/>
    <w:rsid w:val="00242D85"/>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3C74"/>
    <w:rsid w:val="002B7E71"/>
    <w:rsid w:val="002C1502"/>
    <w:rsid w:val="002D4069"/>
    <w:rsid w:val="002D6D18"/>
    <w:rsid w:val="002D6E23"/>
    <w:rsid w:val="002E1C42"/>
    <w:rsid w:val="002E30D1"/>
    <w:rsid w:val="002E4E54"/>
    <w:rsid w:val="002E77C7"/>
    <w:rsid w:val="002F2C60"/>
    <w:rsid w:val="002F73FF"/>
    <w:rsid w:val="00301688"/>
    <w:rsid w:val="00307823"/>
    <w:rsid w:val="00310938"/>
    <w:rsid w:val="00314C84"/>
    <w:rsid w:val="00321C9D"/>
    <w:rsid w:val="003246E8"/>
    <w:rsid w:val="00325883"/>
    <w:rsid w:val="0033341C"/>
    <w:rsid w:val="003338C8"/>
    <w:rsid w:val="00334137"/>
    <w:rsid w:val="0034677B"/>
    <w:rsid w:val="00346CDA"/>
    <w:rsid w:val="003470D6"/>
    <w:rsid w:val="00366BC7"/>
    <w:rsid w:val="003673D1"/>
    <w:rsid w:val="00370587"/>
    <w:rsid w:val="00370697"/>
    <w:rsid w:val="00380D26"/>
    <w:rsid w:val="00382C2D"/>
    <w:rsid w:val="00386122"/>
    <w:rsid w:val="00391193"/>
    <w:rsid w:val="00392AAA"/>
    <w:rsid w:val="00397896"/>
    <w:rsid w:val="003A3F70"/>
    <w:rsid w:val="003A498F"/>
    <w:rsid w:val="003A6C9B"/>
    <w:rsid w:val="003B20D7"/>
    <w:rsid w:val="003B562A"/>
    <w:rsid w:val="003B7BAE"/>
    <w:rsid w:val="003C10C2"/>
    <w:rsid w:val="003C2239"/>
    <w:rsid w:val="003D5FF5"/>
    <w:rsid w:val="003D7476"/>
    <w:rsid w:val="003E2D77"/>
    <w:rsid w:val="003E33DE"/>
    <w:rsid w:val="003E540B"/>
    <w:rsid w:val="003F1A85"/>
    <w:rsid w:val="003F4544"/>
    <w:rsid w:val="00415879"/>
    <w:rsid w:val="00420BED"/>
    <w:rsid w:val="004231DE"/>
    <w:rsid w:val="00423FB3"/>
    <w:rsid w:val="00443490"/>
    <w:rsid w:val="004630B7"/>
    <w:rsid w:val="004649FE"/>
    <w:rsid w:val="00470E2B"/>
    <w:rsid w:val="0047632A"/>
    <w:rsid w:val="00477048"/>
    <w:rsid w:val="0047776F"/>
    <w:rsid w:val="0049530F"/>
    <w:rsid w:val="004A2650"/>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324C9"/>
    <w:rsid w:val="00534A16"/>
    <w:rsid w:val="00535861"/>
    <w:rsid w:val="00540B95"/>
    <w:rsid w:val="005472A8"/>
    <w:rsid w:val="005475D1"/>
    <w:rsid w:val="00550721"/>
    <w:rsid w:val="00553418"/>
    <w:rsid w:val="00561F8F"/>
    <w:rsid w:val="00562014"/>
    <w:rsid w:val="00566FA8"/>
    <w:rsid w:val="00572375"/>
    <w:rsid w:val="005758D1"/>
    <w:rsid w:val="00575DD5"/>
    <w:rsid w:val="00584420"/>
    <w:rsid w:val="00590A09"/>
    <w:rsid w:val="00593F38"/>
    <w:rsid w:val="0059415B"/>
    <w:rsid w:val="005A1881"/>
    <w:rsid w:val="005A2DAC"/>
    <w:rsid w:val="005A63EC"/>
    <w:rsid w:val="005B2788"/>
    <w:rsid w:val="005B3120"/>
    <w:rsid w:val="005B5C29"/>
    <w:rsid w:val="005C237A"/>
    <w:rsid w:val="005C60C0"/>
    <w:rsid w:val="005E1418"/>
    <w:rsid w:val="005E5E8A"/>
    <w:rsid w:val="005F79DB"/>
    <w:rsid w:val="005F7CB5"/>
    <w:rsid w:val="00604DAC"/>
    <w:rsid w:val="00607310"/>
    <w:rsid w:val="006201F3"/>
    <w:rsid w:val="00620654"/>
    <w:rsid w:val="00621040"/>
    <w:rsid w:val="00625BA3"/>
    <w:rsid w:val="00632C35"/>
    <w:rsid w:val="00644111"/>
    <w:rsid w:val="00646E46"/>
    <w:rsid w:val="00651892"/>
    <w:rsid w:val="00660BCF"/>
    <w:rsid w:val="00662487"/>
    <w:rsid w:val="00664E0B"/>
    <w:rsid w:val="00667FD9"/>
    <w:rsid w:val="00673783"/>
    <w:rsid w:val="00680744"/>
    <w:rsid w:val="00685934"/>
    <w:rsid w:val="0068627C"/>
    <w:rsid w:val="006A3F48"/>
    <w:rsid w:val="006B236A"/>
    <w:rsid w:val="006B4F8C"/>
    <w:rsid w:val="006C05C8"/>
    <w:rsid w:val="006C3069"/>
    <w:rsid w:val="006D00D0"/>
    <w:rsid w:val="006D2E4E"/>
    <w:rsid w:val="006D734E"/>
    <w:rsid w:val="006D7B92"/>
    <w:rsid w:val="006E5E61"/>
    <w:rsid w:val="006F4A18"/>
    <w:rsid w:val="006F5185"/>
    <w:rsid w:val="006F6096"/>
    <w:rsid w:val="0070525F"/>
    <w:rsid w:val="007054BC"/>
    <w:rsid w:val="00707452"/>
    <w:rsid w:val="0072179E"/>
    <w:rsid w:val="00733E1D"/>
    <w:rsid w:val="007425A3"/>
    <w:rsid w:val="00745B3C"/>
    <w:rsid w:val="00747F1A"/>
    <w:rsid w:val="00750705"/>
    <w:rsid w:val="0075167A"/>
    <w:rsid w:val="00754081"/>
    <w:rsid w:val="00772A2C"/>
    <w:rsid w:val="0078213F"/>
    <w:rsid w:val="00791B10"/>
    <w:rsid w:val="00791D25"/>
    <w:rsid w:val="007951ED"/>
    <w:rsid w:val="007A5C2C"/>
    <w:rsid w:val="007A629B"/>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5366"/>
    <w:rsid w:val="00A34843"/>
    <w:rsid w:val="00A35D17"/>
    <w:rsid w:val="00A41E72"/>
    <w:rsid w:val="00A4581A"/>
    <w:rsid w:val="00A612D5"/>
    <w:rsid w:val="00A66FC2"/>
    <w:rsid w:val="00A719CE"/>
    <w:rsid w:val="00A72E64"/>
    <w:rsid w:val="00A73466"/>
    <w:rsid w:val="00A8130B"/>
    <w:rsid w:val="00A82DED"/>
    <w:rsid w:val="00A92662"/>
    <w:rsid w:val="00AA0B30"/>
    <w:rsid w:val="00AB3A54"/>
    <w:rsid w:val="00AB61F8"/>
    <w:rsid w:val="00AC7FC9"/>
    <w:rsid w:val="00AD259D"/>
    <w:rsid w:val="00AF47A3"/>
    <w:rsid w:val="00B0474E"/>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B1716"/>
    <w:rsid w:val="00BB2FB6"/>
    <w:rsid w:val="00BB5FED"/>
    <w:rsid w:val="00BC1D87"/>
    <w:rsid w:val="00BC70B9"/>
    <w:rsid w:val="00BD0534"/>
    <w:rsid w:val="00BD79F5"/>
    <w:rsid w:val="00BE06D1"/>
    <w:rsid w:val="00BE08DA"/>
    <w:rsid w:val="00BE361F"/>
    <w:rsid w:val="00BF0EC1"/>
    <w:rsid w:val="00BF1C2E"/>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60D2B"/>
    <w:rsid w:val="00C628F3"/>
    <w:rsid w:val="00C632E3"/>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27769"/>
    <w:rsid w:val="00D379EF"/>
    <w:rsid w:val="00D401BF"/>
    <w:rsid w:val="00D40C08"/>
    <w:rsid w:val="00D47D15"/>
    <w:rsid w:val="00D5264C"/>
    <w:rsid w:val="00D545A0"/>
    <w:rsid w:val="00D67D29"/>
    <w:rsid w:val="00D7184A"/>
    <w:rsid w:val="00D7358A"/>
    <w:rsid w:val="00D738DB"/>
    <w:rsid w:val="00D87088"/>
    <w:rsid w:val="00D87FFC"/>
    <w:rsid w:val="00D90658"/>
    <w:rsid w:val="00DA7EEA"/>
    <w:rsid w:val="00DB6C8C"/>
    <w:rsid w:val="00DB6E6C"/>
    <w:rsid w:val="00DC0095"/>
    <w:rsid w:val="00DC1E7F"/>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F88"/>
    <w:rsid w:val="00E4798A"/>
    <w:rsid w:val="00E507C3"/>
    <w:rsid w:val="00E53BBE"/>
    <w:rsid w:val="00E66C99"/>
    <w:rsid w:val="00E70137"/>
    <w:rsid w:val="00E70149"/>
    <w:rsid w:val="00E75FC8"/>
    <w:rsid w:val="00E76DED"/>
    <w:rsid w:val="00E853FB"/>
    <w:rsid w:val="00E87BD7"/>
    <w:rsid w:val="00EA13C4"/>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D08"/>
    <w:rsid w:val="00F14494"/>
    <w:rsid w:val="00F256DD"/>
    <w:rsid w:val="00F31C61"/>
    <w:rsid w:val="00F4252A"/>
    <w:rsid w:val="00F4319C"/>
    <w:rsid w:val="00F51363"/>
    <w:rsid w:val="00F5243E"/>
    <w:rsid w:val="00F60481"/>
    <w:rsid w:val="00F6386B"/>
    <w:rsid w:val="00F66C58"/>
    <w:rsid w:val="00F70DA7"/>
    <w:rsid w:val="00F71155"/>
    <w:rsid w:val="00F85B7D"/>
    <w:rsid w:val="00F96583"/>
    <w:rsid w:val="00FA2CE6"/>
    <w:rsid w:val="00FA2FA4"/>
    <w:rsid w:val="00FA328A"/>
    <w:rsid w:val="00FA439A"/>
    <w:rsid w:val="00FA5F73"/>
    <w:rsid w:val="00FC034F"/>
    <w:rsid w:val="00FC07FC"/>
    <w:rsid w:val="00FC1DA5"/>
    <w:rsid w:val="00FC2EED"/>
    <w:rsid w:val="00FC53B5"/>
    <w:rsid w:val="00FC5592"/>
    <w:rsid w:val="00FD37E1"/>
    <w:rsid w:val="00FD4381"/>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3EB424"/>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0654"/>
    <w:pPr>
      <w:keepNext/>
      <w:numPr>
        <w:numId w:val="3"/>
      </w:numPr>
      <w:spacing w:before="240"/>
      <w:ind w:left="720" w:hanging="720"/>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F14494"/>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F14494"/>
    <w:rPr>
      <w:sz w:val="24"/>
      <w:szCs w:val="24"/>
    </w:rPr>
  </w:style>
  <w:style w:type="character" w:customStyle="1" w:styleId="Heading1Char">
    <w:name w:val="Heading 1 Char"/>
    <w:basedOn w:val="DefaultParagraphFont"/>
    <w:link w:val="Heading1"/>
    <w:uiPriority w:val="9"/>
    <w:rsid w:val="00620654"/>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jeffrey.bamba@pro-spheretek.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tkenny@pro-spheretek.com" TargetMode="External"/><Relationship Id="rId42" Type="http://schemas.openxmlformats.org/officeDocument/2006/relationships/hyperlink" Target="mailto:Bhupinder.Singh@Pro-spheretek.com"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Elizabeth.Wollin2@va.gov" TargetMode="External"/><Relationship Id="rId38" Type="http://schemas.openxmlformats.org/officeDocument/2006/relationships/hyperlink" Target="mailto:Vasudeva.Rayapati@pro-spheretek.com" TargetMode="External"/><Relationship Id="rId46" Type="http://schemas.openxmlformats.org/officeDocument/2006/relationships/hyperlink" Target="http://www.osehra.org/document/department-veterans-affairs-quality-assurance-standar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1.bin"/><Relationship Id="rId41" Type="http://schemas.openxmlformats.org/officeDocument/2006/relationships/hyperlink" Target="mailto:ganesh.panneer@pro-spherete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mailto:Brian.stevenson@va.gov" TargetMode="External"/><Relationship Id="rId37" Type="http://schemas.openxmlformats.org/officeDocument/2006/relationships/hyperlink" Target="mailto:Chiranjeevi.Puttaswamy@pro-spheretek.com" TargetMode="External"/><Relationship Id="rId40" Type="http://schemas.openxmlformats.org/officeDocument/2006/relationships/hyperlink" Target="mailto:pete.grazaitis@sparcedge.com"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hyperlink" Target="mailto:Vasudeva.Rayapati@pro-spheretek.co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mailto:Tinamarie.Giraud@va.gov" TargetMode="External"/><Relationship Id="rId44" Type="http://schemas.openxmlformats.org/officeDocument/2006/relationships/hyperlink" Target="mailto:Dominic.Yeh@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www.va.gov/TRM/ToolListSummaryPage.asp" TargetMode="External"/><Relationship Id="rId30" Type="http://schemas.openxmlformats.org/officeDocument/2006/relationships/hyperlink" Target="mailto:Summer.Spalliero@va.gov" TargetMode="External"/><Relationship Id="rId35" Type="http://schemas.openxmlformats.org/officeDocument/2006/relationships/hyperlink" Target="mailto:rebecca.garciadejesus@pro-spheretek.com" TargetMode="External"/><Relationship Id="rId43" Type="http://schemas.openxmlformats.org/officeDocument/2006/relationships/hyperlink" Target="mailto:pete.Erik.Rothwell@pro-spheretek.com"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AC8F6-4031-40D5-8153-4B84301EC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14730</Words>
  <Characters>83961</Characters>
  <Application>Microsoft Office Word</Application>
  <DocSecurity>0</DocSecurity>
  <Lines>699</Lines>
  <Paragraphs>196</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2016-04-28T12:28:00Z</dcterms:created>
  <dcterms:modified xsi:type="dcterms:W3CDTF">2016-04-28T12:28:00Z</dcterms:modified>
  <cp:version>1</cp:version>
</cp:coreProperties>
</file>